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0F9A" w14:textId="77777777" w:rsidR="005F3CE1" w:rsidRDefault="005F3CE1">
      <w:pPr>
        <w:jc w:val="center"/>
        <w:rPr>
          <w:ins w:id="0" w:author="Dorota Frydecka" w:date="2026-08-24T22:28:00Z" w16du:dateUtc="2026-08-24T20:28:00Z"/>
          <w:b/>
          <w:color w:val="1F3954"/>
          <w:sz w:val="36"/>
        </w:rPr>
      </w:pPr>
    </w:p>
    <w:p w14:paraId="46EA54D0" w14:textId="0B11D9B1" w:rsidR="00D16EA7" w:rsidRDefault="008C0782">
      <w:pPr>
        <w:jc w:val="center"/>
      </w:pPr>
      <w:r>
        <w:rPr>
          <w:b/>
          <w:color w:val="1F3954"/>
          <w:sz w:val="36"/>
        </w:rPr>
        <w:t>IV. PROTOKÓŁ BADANIA B+R</w:t>
      </w:r>
    </w:p>
    <w:p w14:paraId="26C481B0" w14:textId="77777777" w:rsidR="00D16EA7" w:rsidRDefault="00D16EA7">
      <w:pPr>
        <w:jc w:val="center"/>
      </w:pPr>
    </w:p>
    <w:tbl>
      <w:tblPr>
        <w:tblW w:w="0" w:type="auto"/>
        <w:tblLook w:val="04A0" w:firstRow="1" w:lastRow="0" w:firstColumn="1" w:lastColumn="0" w:noHBand="0" w:noVBand="1"/>
      </w:tblPr>
      <w:tblGrid>
        <w:gridCol w:w="10200"/>
      </w:tblGrid>
      <w:tr w:rsidR="00D16EA7" w:rsidRPr="005F3CE1" w14:paraId="0819DF03" w14:textId="77777777">
        <w:tc>
          <w:tcPr>
            <w:tcW w:w="10200" w:type="dxa"/>
            <w:shd w:val="clear" w:color="auto" w:fill="EAF4F1"/>
            <w:tcMar>
              <w:top w:w="85" w:type="dxa"/>
              <w:left w:w="100" w:type="dxa"/>
              <w:bottom w:w="85" w:type="dxa"/>
              <w:right w:w="100" w:type="dxa"/>
            </w:tcMar>
          </w:tcPr>
          <w:p w14:paraId="5BAFF369" w14:textId="77777777" w:rsidR="00D16EA7" w:rsidRPr="00C93A22" w:rsidRDefault="008C0782">
            <w:pPr>
              <w:rPr>
                <w:lang w:val="pl-PL"/>
              </w:rPr>
            </w:pPr>
            <w:r w:rsidRPr="00C93A22">
              <w:rPr>
                <w:b/>
                <w:color w:val="146A6C"/>
                <w:sz w:val="20"/>
                <w:lang w:val="pl-PL"/>
              </w:rPr>
              <w:t>Główna logika badania</w:t>
            </w:r>
            <w:r w:rsidRPr="00C93A22">
              <w:rPr>
                <w:b/>
                <w:color w:val="146A6C"/>
                <w:sz w:val="20"/>
                <w:lang w:val="pl-PL"/>
              </w:rPr>
              <w:br/>
            </w:r>
            <w:r w:rsidRPr="00C93A22">
              <w:rPr>
                <w:lang w:val="pl-PL"/>
              </w:rPr>
              <w:t>Najpierw ustalamy, czym jest rzeczywista, istotna zmiana dobrostanu i funkcjonowania. Następnie sprawdzamy, czy system cyfrowy potrafi ją wiarygodnie wykrywać bez wiedzy terapeuty o wyniku. Dopiero po zamrożeniu i niezależnym potwierdzeniu trafności modelu terapeuta uzyskuje dostęp do panelu, a badanie przechodzi do oceny użyteczności w procesie psychoterapii. Warstwa prognozowania jest analizą eksploracyjną i nie warunkuje sukcesu podstawowego produktu.</w:t>
            </w:r>
          </w:p>
        </w:tc>
      </w:tr>
      <w:tr w:rsidR="00621084" w:rsidRPr="005F3CE1" w14:paraId="0013E200" w14:textId="77777777">
        <w:tc>
          <w:tcPr>
            <w:tcW w:w="10200" w:type="dxa"/>
            <w:shd w:val="clear" w:color="auto" w:fill="EAF4F1"/>
            <w:tcMar>
              <w:top w:w="85" w:type="dxa"/>
              <w:left w:w="100" w:type="dxa"/>
              <w:bottom w:w="85" w:type="dxa"/>
              <w:right w:w="100" w:type="dxa"/>
            </w:tcMar>
          </w:tcPr>
          <w:p w14:paraId="638D1DBA" w14:textId="77777777" w:rsidR="00621084" w:rsidRPr="00C93A22" w:rsidRDefault="00621084" w:rsidP="00621084">
            <w:pPr>
              <w:pStyle w:val="Heading2"/>
              <w:rPr>
                <w:lang w:val="pl-PL"/>
              </w:rPr>
            </w:pPr>
            <w:r w:rsidRPr="00C93A22">
              <w:rPr>
                <w:lang w:val="pl-PL"/>
              </w:rPr>
              <w:t>Cel badania</w:t>
            </w:r>
          </w:p>
          <w:p w14:paraId="2E574AE8" w14:textId="77777777" w:rsidR="00621084" w:rsidRDefault="0032489D">
            <w:pPr>
              <w:rPr>
                <w:ins w:id="1" w:author="Dorota Frydecka" w:date="2026-08-24T19:04:00Z" w16du:dateUtc="2026-08-24T17:04:00Z"/>
                <w:lang w:val="pl-PL"/>
              </w:rPr>
            </w:pPr>
            <w:r w:rsidRPr="00C93A22">
              <w:rPr>
                <w:lang w:val="pl-PL"/>
              </w:rPr>
              <w:t>Celem badania jest opracowanie i walidacja systemu wspierającego psychoterapeutę w monitorowaniu zmian dobrostanu psychicznego i codziennego funkcjonowania pacjenta pomiędzy sesjami, na podstawie pasywnie pozyskiwanych danych ze smartfona, z eksperymentalną oceną wartości dodatkowej opaski.</w:t>
            </w:r>
          </w:p>
          <w:p w14:paraId="14693B2D" w14:textId="77777777" w:rsidR="00C93A22" w:rsidRDefault="00C93A22">
            <w:pPr>
              <w:rPr>
                <w:ins w:id="2" w:author="Dorota Frydecka" w:date="2026-08-24T19:04:00Z" w16du:dateUtc="2026-08-24T17:04:00Z"/>
                <w:lang w:val="pl-PL"/>
              </w:rPr>
            </w:pPr>
          </w:p>
          <w:p w14:paraId="45E79438" w14:textId="77777777" w:rsidR="00C93A22" w:rsidRPr="00081991" w:rsidRDefault="00C93A22" w:rsidP="00C93A22">
            <w:pPr>
              <w:rPr>
                <w:ins w:id="3" w:author="Dorota Frydecka" w:date="2026-08-24T19:04:00Z"/>
                <w:b/>
                <w:bCs/>
                <w:lang w:val="pl-PL"/>
                <w:rPrChange w:id="4" w:author="Dorota Frydecka" w:date="2026-08-24T19:04:00Z" w16du:dateUtc="2026-08-24T17:04:00Z">
                  <w:rPr>
                    <w:ins w:id="5" w:author="Dorota Frydecka" w:date="2026-08-24T19:04:00Z"/>
                    <w:b/>
                    <w:bCs/>
                  </w:rPr>
                </w:rPrChange>
              </w:rPr>
            </w:pPr>
            <w:ins w:id="6" w:author="Dorota Frydecka" w:date="2026-08-24T19:04:00Z">
              <w:r w:rsidRPr="00081991">
                <w:rPr>
                  <w:b/>
                  <w:bCs/>
                  <w:lang w:val="pl-PL"/>
                  <w:rPrChange w:id="7" w:author="Dorota Frydecka" w:date="2026-08-24T19:04:00Z" w16du:dateUtc="2026-08-24T17:04:00Z">
                    <w:rPr>
                      <w:b/>
                      <w:bCs/>
                    </w:rPr>
                  </w:rPrChange>
                </w:rPr>
                <w:t>Problem badawczy/technologiczny</w:t>
              </w:r>
            </w:ins>
          </w:p>
          <w:p w14:paraId="602E040E" w14:textId="77777777" w:rsidR="00C93A22" w:rsidRPr="00081991" w:rsidRDefault="00C93A22" w:rsidP="00C93A22">
            <w:pPr>
              <w:rPr>
                <w:ins w:id="8" w:author="Dorota Frydecka" w:date="2026-08-24T19:04:00Z"/>
                <w:lang w:val="pl-PL"/>
                <w:rPrChange w:id="9" w:author="Dorota Frydecka" w:date="2026-08-24T19:04:00Z" w16du:dateUtc="2026-08-24T17:04:00Z">
                  <w:rPr>
                    <w:ins w:id="10" w:author="Dorota Frydecka" w:date="2026-08-24T19:04:00Z"/>
                  </w:rPr>
                </w:rPrChange>
              </w:rPr>
            </w:pPr>
            <w:ins w:id="11" w:author="Dorota Frydecka" w:date="2026-08-24T19:04:00Z">
              <w:r w:rsidRPr="00081991">
                <w:rPr>
                  <w:lang w:val="pl-PL"/>
                  <w:rPrChange w:id="12" w:author="Dorota Frydecka" w:date="2026-08-24T19:04:00Z" w16du:dateUtc="2026-08-24T17:04:00Z">
                    <w:rPr/>
                  </w:rPrChange>
                </w:rPr>
                <w:t xml:space="preserve">Kluczowym problemem badawczym projektu jest brak zwalidowanej metody pozwalającej na przekształcenie heterogenicznych, nieciągłych i silnie zależnych od użytkownika danych pasywnych pozyskiwanych ze smartfona w wiarygodny, powtarzalny i interpretowalny wskaźnik </w:t>
              </w:r>
              <w:r w:rsidRPr="00081991">
                <w:rPr>
                  <w:lang w:val="pl-PL"/>
                  <w:rPrChange w:id="13" w:author="Dorota Frydecka" w:date="2026-08-24T19:04:00Z" w16du:dateUtc="2026-08-24T17:04:00Z">
                    <w:rPr>
                      <w:b/>
                      <w:bCs/>
                    </w:rPr>
                  </w:rPrChange>
                </w:rPr>
                <w:t>wewnątrzosobniczej zmiany dobrostanu psychicznego i codziennego funkcjonowania</w:t>
              </w:r>
              <w:r w:rsidRPr="00081991">
                <w:rPr>
                  <w:lang w:val="pl-PL"/>
                  <w:rPrChange w:id="14" w:author="Dorota Frydecka" w:date="2026-08-24T19:04:00Z" w16du:dateUtc="2026-08-24T17:04:00Z">
                    <w:rPr/>
                  </w:rPrChange>
                </w:rPr>
                <w:t>.</w:t>
              </w:r>
            </w:ins>
          </w:p>
          <w:p w14:paraId="605E7EFA" w14:textId="77777777" w:rsidR="00C93A22" w:rsidRPr="00081991" w:rsidRDefault="00C93A22" w:rsidP="00C93A22">
            <w:pPr>
              <w:rPr>
                <w:ins w:id="15" w:author="Dorota Frydecka" w:date="2026-08-24T19:04:00Z"/>
                <w:lang w:val="pl-PL"/>
                <w:rPrChange w:id="16" w:author="Dorota Frydecka" w:date="2026-08-24T19:04:00Z" w16du:dateUtc="2026-08-24T17:04:00Z">
                  <w:rPr>
                    <w:ins w:id="17" w:author="Dorota Frydecka" w:date="2026-08-24T19:04:00Z"/>
                  </w:rPr>
                </w:rPrChange>
              </w:rPr>
            </w:pPr>
            <w:ins w:id="18" w:author="Dorota Frydecka" w:date="2026-08-24T19:04:00Z">
              <w:r w:rsidRPr="00081991">
                <w:rPr>
                  <w:lang w:val="pl-PL"/>
                  <w:rPrChange w:id="19" w:author="Dorota Frydecka" w:date="2026-08-24T19:04:00Z" w16du:dateUtc="2026-08-24T17:04:00Z">
                    <w:rPr/>
                  </w:rPrChange>
                </w:rPr>
                <w:t>Nie jest obecnie wiadomo, czy zmiany takich parametrów jak aktywność, mobilność, rytm dnia, korzystanie ze smartfona czy dynamika interakcji zawierają wystarczająco stabilny sygnał pozwalający odróżnić rzeczywistą zmianę funkcjonowania pacjenta od naturalnej zmienności zachowania, wpływu kontekstu oraz błędu pomiarowego.</w:t>
              </w:r>
            </w:ins>
          </w:p>
          <w:p w14:paraId="243A1A42" w14:textId="77777777" w:rsidR="00C93A22" w:rsidRDefault="00C93A22" w:rsidP="00C93A22">
            <w:pPr>
              <w:rPr>
                <w:ins w:id="20" w:author="Dorota Frydecka" w:date="2026-08-24T19:05:00Z" w16du:dateUtc="2026-08-24T17:05:00Z"/>
                <w:lang w:val="pl-PL"/>
              </w:rPr>
            </w:pPr>
            <w:ins w:id="21" w:author="Dorota Frydecka" w:date="2026-08-24T19:04:00Z">
              <w:r w:rsidRPr="00081991">
                <w:rPr>
                  <w:lang w:val="pl-PL"/>
                  <w:rPrChange w:id="22" w:author="Dorota Frydecka" w:date="2026-08-24T19:04:00Z" w16du:dateUtc="2026-08-24T17:04:00Z">
                    <w:rPr/>
                  </w:rPrChange>
                </w:rPr>
                <w:t>Dodatkową nierozwiązaną kwestią technologiczną jest określenie, czy model oparty na danych populacyjnych może osiągnąć wymaganą jakość, czy też konieczne jest modelowanie spersonalizowane wykorzystujące indywidualny poziom odniesienia.</w:t>
              </w:r>
            </w:ins>
          </w:p>
          <w:p w14:paraId="44E0ECB5" w14:textId="77777777" w:rsidR="00347EFD" w:rsidRDefault="00347EFD" w:rsidP="00C93A22">
            <w:pPr>
              <w:rPr>
                <w:ins w:id="23" w:author="Dorota Frydecka" w:date="2026-08-24T19:05:00Z" w16du:dateUtc="2026-08-24T17:05:00Z"/>
                <w:lang w:val="pl-PL"/>
              </w:rPr>
            </w:pPr>
          </w:p>
          <w:p w14:paraId="3059F381" w14:textId="36E7166B" w:rsidR="00347EFD" w:rsidRPr="00E204FC" w:rsidRDefault="00347EFD" w:rsidP="00C93A22">
            <w:pPr>
              <w:rPr>
                <w:ins w:id="24" w:author="Dorota Frydecka" w:date="2026-08-24T19:04:00Z"/>
                <w:lang w:val="pl-PL"/>
                <w:rPrChange w:id="25" w:author="Dorota Frydecka" w:date="2026-08-24T19:05:00Z" w16du:dateUtc="2026-08-24T17:05:00Z">
                  <w:rPr>
                    <w:ins w:id="26" w:author="Dorota Frydecka" w:date="2026-08-24T19:04:00Z"/>
                  </w:rPr>
                </w:rPrChange>
              </w:rPr>
            </w:pPr>
            <w:ins w:id="27" w:author="Dorota Frydecka" w:date="2026-08-24T19:05:00Z">
              <w:r w:rsidRPr="00E204FC">
                <w:rPr>
                  <w:lang w:val="pl-PL"/>
                  <w:rPrChange w:id="28" w:author="Dorota Frydecka" w:date="2026-08-24T19:05:00Z" w16du:dateUtc="2026-08-24T17:05:00Z">
                    <w:rPr/>
                  </w:rPrChange>
                </w:rPr>
                <w:t>Celem prac B+R jest opracowanie i eksperymentalne zwalidowanie nowej metody cyfrowego fenotypowania umożliwiającej automatyczne wykrywanie istotnych wewnątrzosobniczych zmian dobrostanu psychicznego i codziennego funkcjonowania na podstawie pasywnych danych ze smartfona, z możliwością ich prezentacji psychoterapeucie w postaci interpretowalnego wskaźnika zmiany.</w:t>
              </w:r>
            </w:ins>
          </w:p>
          <w:p w14:paraId="37BA45C8" w14:textId="30AA646A" w:rsidR="00C93A22" w:rsidRPr="00C93A22" w:rsidRDefault="00C93A22">
            <w:pPr>
              <w:rPr>
                <w:lang w:val="pl-PL"/>
              </w:rPr>
            </w:pPr>
          </w:p>
        </w:tc>
      </w:tr>
    </w:tbl>
    <w:p w14:paraId="15D1D366" w14:textId="77777777" w:rsidR="00D16EA7" w:rsidRDefault="008C0782">
      <w:pPr>
        <w:pStyle w:val="Heading1"/>
      </w:pPr>
      <w:r>
        <w:t>1. Pytania badawcze</w:t>
      </w:r>
    </w:p>
    <w:p w14:paraId="2DA7A8C7" w14:textId="77777777" w:rsidR="00D16EA7" w:rsidRPr="00C93A22" w:rsidRDefault="008C0782">
      <w:pPr>
        <w:pStyle w:val="ListBullet"/>
        <w:spacing w:after="40"/>
        <w:ind w:left="283" w:hanging="125"/>
        <w:rPr>
          <w:lang w:val="pl-PL"/>
        </w:rPr>
      </w:pPr>
      <w:r w:rsidRPr="00C93A22">
        <w:rPr>
          <w:lang w:val="pl-PL"/>
        </w:rPr>
        <w:t>Czy pasywnie pozyskiwane dane ze smartfona pozwalają wykrywać istotną zmianę dobrostanu i codziennego funkcjonowania tej samej osoby względem jej indywidualnego poziomu odniesienia?</w:t>
      </w:r>
    </w:p>
    <w:p w14:paraId="1402AEAF" w14:textId="77777777" w:rsidR="00D16EA7" w:rsidRPr="00C93A22" w:rsidRDefault="008C0782">
      <w:pPr>
        <w:pStyle w:val="ListBullet"/>
        <w:spacing w:after="40"/>
        <w:ind w:left="283" w:hanging="125"/>
        <w:rPr>
          <w:lang w:val="pl-PL"/>
        </w:rPr>
      </w:pPr>
      <w:r w:rsidRPr="00C93A22">
        <w:rPr>
          <w:lang w:val="pl-PL"/>
        </w:rPr>
        <w:t>Czy dane pasywne wnoszą wartość ponad prosty model porównawczy wykorzystujący wyłącznie wcześniejszy wynik samooceny pacjenta?</w:t>
      </w:r>
    </w:p>
    <w:p w14:paraId="45F42F73" w14:textId="77777777" w:rsidR="00D16EA7" w:rsidRPr="00C93A22" w:rsidRDefault="008C0782">
      <w:pPr>
        <w:pStyle w:val="ListBullet"/>
        <w:spacing w:after="40"/>
        <w:ind w:left="283" w:hanging="125"/>
        <w:rPr>
          <w:lang w:val="pl-PL"/>
        </w:rPr>
      </w:pPr>
      <w:r w:rsidRPr="00C93A22">
        <w:rPr>
          <w:lang w:val="pl-PL"/>
        </w:rPr>
        <w:t>Które szerokie domeny codziennego zachowania – aktywność, mobilność, rytm dnia, używanie telefonu, wzorzec komunikacji, dynamika pisania oraz sen – wykazują najbardziej stabilny związek ze zmianą dobrostanu i funkcjonowania?</w:t>
      </w:r>
    </w:p>
    <w:p w14:paraId="43CD35FE" w14:textId="77777777" w:rsidR="00D16EA7" w:rsidRPr="00C93A22" w:rsidRDefault="008C0782">
      <w:pPr>
        <w:pStyle w:val="ListBullet"/>
        <w:spacing w:after="40"/>
        <w:ind w:left="283" w:hanging="125"/>
        <w:rPr>
          <w:lang w:val="pl-PL"/>
        </w:rPr>
      </w:pPr>
      <w:r w:rsidRPr="00C93A22">
        <w:rPr>
          <w:lang w:val="pl-PL"/>
        </w:rPr>
        <w:t>Czy kierunek i siła związku pomiędzy poszczególnymi domenami zachowania a zmianą dobrostanu różnią się między osobami, a jeśli tak – czy personalizacja modelu poprawia jakość pomiaru?</w:t>
      </w:r>
    </w:p>
    <w:p w14:paraId="329D2006" w14:textId="77777777" w:rsidR="00D16EA7" w:rsidRPr="00C93A22" w:rsidRDefault="008C0782">
      <w:pPr>
        <w:pStyle w:val="ListBullet"/>
        <w:spacing w:after="40"/>
        <w:ind w:left="283" w:hanging="125"/>
        <w:rPr>
          <w:lang w:val="pl-PL"/>
        </w:rPr>
      </w:pPr>
      <w:r w:rsidRPr="00C93A22">
        <w:rPr>
          <w:lang w:val="pl-PL"/>
        </w:rPr>
        <w:t>Czy opaska wnosi istotną wartość dodatkową ponad sam smartfon, a uzyskany przyrost jakości pomiaru jest wystarczający, aby uzasadnić dodatkowy koszt, konieczność noszenia i ładowania urządzenia oraz większą złożoność wdrożenia?</w:t>
      </w:r>
    </w:p>
    <w:p w14:paraId="50E25C59" w14:textId="77777777" w:rsidR="00D16EA7" w:rsidRPr="00C93A22" w:rsidRDefault="008C0782">
      <w:pPr>
        <w:pStyle w:val="ListBullet"/>
        <w:spacing w:after="40"/>
        <w:ind w:left="283" w:hanging="125"/>
        <w:rPr>
          <w:lang w:val="pl-PL"/>
        </w:rPr>
      </w:pPr>
      <w:r w:rsidRPr="00C93A22">
        <w:rPr>
          <w:lang w:val="pl-PL"/>
        </w:rPr>
        <w:t>Czy zwalidowany wynik cyfrowy jest dla psychoterapeuty zrozumiały, prawidłowo interpretowany i użyteczny w procesie terapeutycznym oraz czy wnosi informację nową lub porządkującą względem informacji dostępnych w standardowej sesji?</w:t>
      </w:r>
    </w:p>
    <w:p w14:paraId="16FD97D4" w14:textId="77777777" w:rsidR="00D16EA7" w:rsidRPr="00C93A22" w:rsidRDefault="008C0782">
      <w:pPr>
        <w:pStyle w:val="ListBullet"/>
        <w:spacing w:after="40"/>
        <w:ind w:left="283" w:hanging="125"/>
        <w:rPr>
          <w:lang w:val="pl-PL"/>
        </w:rPr>
      </w:pPr>
      <w:r w:rsidRPr="00C93A22">
        <w:rPr>
          <w:lang w:val="pl-PL"/>
        </w:rPr>
        <w:lastRenderedPageBreak/>
        <w:t>Czy określone wzorce czasowe w danych pasywnych poprzedzają przyszłe, istotne pogorszenie dobrostanu lub funkcjonowania w perspektywie 7–14 dni?</w:t>
      </w:r>
    </w:p>
    <w:p w14:paraId="19B65D29" w14:textId="77777777" w:rsidR="00D16EA7" w:rsidRPr="00C93A22" w:rsidRDefault="008C0782">
      <w:pPr>
        <w:pStyle w:val="Heading1"/>
        <w:rPr>
          <w:lang w:val="pl-PL"/>
        </w:rPr>
      </w:pPr>
      <w:commentRangeStart w:id="29"/>
      <w:r w:rsidRPr="00C93A22">
        <w:rPr>
          <w:lang w:val="pl-PL"/>
        </w:rPr>
        <w:t>2. Schemat całego badania</w:t>
      </w:r>
      <w:commentRangeEnd w:id="29"/>
      <w:r w:rsidR="00621084" w:rsidRPr="00C93A22">
        <w:rPr>
          <w:rStyle w:val="CommentReference"/>
          <w:sz w:val="29"/>
          <w:szCs w:val="28"/>
          <w:lang w:val="pl-PL"/>
        </w:rPr>
        <w:commentReference w:id="29"/>
      </w:r>
    </w:p>
    <w:p w14:paraId="0420A9C4" w14:textId="77777777" w:rsidR="00D16EA7" w:rsidRPr="00C93A22" w:rsidRDefault="008C0782">
      <w:pPr>
        <w:rPr>
          <w:lang w:val="pl-PL"/>
        </w:rPr>
      </w:pPr>
      <w:r w:rsidRPr="00C93A22">
        <w:rPr>
          <w:lang w:val="pl-PL"/>
        </w:rPr>
        <w:t>Badanie zostanie przeprowadzone sekwencyjnie. Rozdzielenie etapów jest konieczne, aby terapeuta nie wpływał na wynik walidacji narzędzia i aby nie wykorzystywać tych samych danych jednocześnie do budowania oraz potwierdzania modelu.</w:t>
      </w:r>
    </w:p>
    <w:tbl>
      <w:tblPr>
        <w:tblStyle w:val="TableGrid"/>
        <w:tblW w:w="0" w:type="auto"/>
        <w:jc w:val="center"/>
        <w:tblLook w:val="04A0" w:firstRow="1" w:lastRow="0" w:firstColumn="1" w:lastColumn="0" w:noHBand="0" w:noVBand="1"/>
      </w:tblPr>
      <w:tblGrid>
        <w:gridCol w:w="1964"/>
        <w:gridCol w:w="1966"/>
        <w:gridCol w:w="1965"/>
        <w:gridCol w:w="1959"/>
        <w:gridCol w:w="2336"/>
      </w:tblGrid>
      <w:tr w:rsidR="00D16EA7" w14:paraId="7CDB5C05" w14:textId="77777777">
        <w:trPr>
          <w:jc w:val="center"/>
        </w:trPr>
        <w:tc>
          <w:tcPr>
            <w:tcW w:w="2040" w:type="dxa"/>
            <w:shd w:val="clear" w:color="auto" w:fill="DFE9F2"/>
            <w:tcMar>
              <w:top w:w="65" w:type="dxa"/>
              <w:left w:w="80" w:type="dxa"/>
              <w:bottom w:w="65" w:type="dxa"/>
              <w:right w:w="80" w:type="dxa"/>
            </w:tcMar>
            <w:vAlign w:val="center"/>
          </w:tcPr>
          <w:p w14:paraId="741D7CB2" w14:textId="77777777" w:rsidR="00D16EA7" w:rsidRDefault="008C0782">
            <w:pPr>
              <w:spacing w:after="20" w:line="240" w:lineRule="auto"/>
            </w:pPr>
            <w:r>
              <w:rPr>
                <w:b/>
                <w:sz w:val="15"/>
              </w:rPr>
              <w:t>Etap</w:t>
            </w:r>
          </w:p>
        </w:tc>
        <w:tc>
          <w:tcPr>
            <w:tcW w:w="2040" w:type="dxa"/>
            <w:shd w:val="clear" w:color="auto" w:fill="DFE9F2"/>
            <w:tcMar>
              <w:top w:w="65" w:type="dxa"/>
              <w:left w:w="80" w:type="dxa"/>
              <w:bottom w:w="65" w:type="dxa"/>
              <w:right w:w="80" w:type="dxa"/>
            </w:tcMar>
            <w:vAlign w:val="center"/>
          </w:tcPr>
          <w:p w14:paraId="2A45B738" w14:textId="77777777" w:rsidR="00D16EA7" w:rsidRDefault="008C0782">
            <w:pPr>
              <w:spacing w:after="20" w:line="240" w:lineRule="auto"/>
            </w:pPr>
            <w:r>
              <w:rPr>
                <w:b/>
                <w:sz w:val="15"/>
              </w:rPr>
              <w:t>Liczebność</w:t>
            </w:r>
          </w:p>
        </w:tc>
        <w:tc>
          <w:tcPr>
            <w:tcW w:w="2040" w:type="dxa"/>
            <w:shd w:val="clear" w:color="auto" w:fill="DFE9F2"/>
            <w:tcMar>
              <w:top w:w="65" w:type="dxa"/>
              <w:left w:w="80" w:type="dxa"/>
              <w:bottom w:w="65" w:type="dxa"/>
              <w:right w:w="80" w:type="dxa"/>
            </w:tcMar>
            <w:vAlign w:val="center"/>
          </w:tcPr>
          <w:p w14:paraId="4F92B13D" w14:textId="77777777" w:rsidR="00D16EA7" w:rsidRDefault="008C0782">
            <w:pPr>
              <w:spacing w:after="20" w:line="240" w:lineRule="auto"/>
            </w:pPr>
            <w:r>
              <w:rPr>
                <w:b/>
                <w:sz w:val="15"/>
              </w:rPr>
              <w:t>Czas obserwacji</w:t>
            </w:r>
          </w:p>
        </w:tc>
        <w:tc>
          <w:tcPr>
            <w:tcW w:w="2040" w:type="dxa"/>
            <w:shd w:val="clear" w:color="auto" w:fill="DFE9F2"/>
            <w:tcMar>
              <w:top w:w="65" w:type="dxa"/>
              <w:left w:w="80" w:type="dxa"/>
              <w:bottom w:w="65" w:type="dxa"/>
              <w:right w:w="80" w:type="dxa"/>
            </w:tcMar>
            <w:vAlign w:val="center"/>
          </w:tcPr>
          <w:p w14:paraId="49A65F74" w14:textId="77777777" w:rsidR="00D16EA7" w:rsidRDefault="008C0782">
            <w:pPr>
              <w:spacing w:after="20" w:line="240" w:lineRule="auto"/>
            </w:pPr>
            <w:r>
              <w:rPr>
                <w:b/>
                <w:sz w:val="15"/>
              </w:rPr>
              <w:t>Dostęp terapeuty do panelu</w:t>
            </w:r>
          </w:p>
        </w:tc>
        <w:tc>
          <w:tcPr>
            <w:tcW w:w="2040" w:type="dxa"/>
            <w:shd w:val="clear" w:color="auto" w:fill="DFE9F2"/>
            <w:tcMar>
              <w:top w:w="65" w:type="dxa"/>
              <w:left w:w="80" w:type="dxa"/>
              <w:bottom w:w="65" w:type="dxa"/>
              <w:right w:w="80" w:type="dxa"/>
            </w:tcMar>
            <w:vAlign w:val="center"/>
          </w:tcPr>
          <w:p w14:paraId="0EA8CD5F" w14:textId="77777777" w:rsidR="00D16EA7" w:rsidRDefault="008C0782">
            <w:pPr>
              <w:spacing w:after="20" w:line="240" w:lineRule="auto"/>
            </w:pPr>
            <w:r>
              <w:rPr>
                <w:b/>
                <w:sz w:val="15"/>
              </w:rPr>
              <w:t>Cel</w:t>
            </w:r>
          </w:p>
        </w:tc>
      </w:tr>
      <w:tr w:rsidR="00D16EA7" w:rsidRPr="00C93A22" w14:paraId="2399D59A" w14:textId="77777777">
        <w:trPr>
          <w:jc w:val="center"/>
        </w:trPr>
        <w:tc>
          <w:tcPr>
            <w:tcW w:w="2040" w:type="dxa"/>
            <w:tcMar>
              <w:top w:w="65" w:type="dxa"/>
              <w:left w:w="80" w:type="dxa"/>
              <w:bottom w:w="65" w:type="dxa"/>
              <w:right w:w="80" w:type="dxa"/>
            </w:tcMar>
            <w:vAlign w:val="center"/>
          </w:tcPr>
          <w:p w14:paraId="066639F6" w14:textId="77777777" w:rsidR="00D16EA7" w:rsidRDefault="008C0782">
            <w:pPr>
              <w:spacing w:after="20" w:line="240" w:lineRule="auto"/>
            </w:pPr>
            <w:r>
              <w:rPr>
                <w:b/>
                <w:sz w:val="15"/>
              </w:rPr>
              <w:t>Etap 0 – pilotaż</w:t>
            </w:r>
          </w:p>
        </w:tc>
        <w:tc>
          <w:tcPr>
            <w:tcW w:w="2040" w:type="dxa"/>
            <w:tcMar>
              <w:top w:w="65" w:type="dxa"/>
              <w:left w:w="80" w:type="dxa"/>
              <w:bottom w:w="65" w:type="dxa"/>
              <w:right w:w="80" w:type="dxa"/>
            </w:tcMar>
            <w:vAlign w:val="center"/>
          </w:tcPr>
          <w:p w14:paraId="1ACA3583" w14:textId="77777777" w:rsidR="00D16EA7" w:rsidRDefault="008C0782">
            <w:pPr>
              <w:spacing w:after="20" w:line="240" w:lineRule="auto"/>
            </w:pPr>
            <w:r>
              <w:rPr>
                <w:sz w:val="15"/>
              </w:rPr>
              <w:t>40 osób</w:t>
            </w:r>
          </w:p>
        </w:tc>
        <w:tc>
          <w:tcPr>
            <w:tcW w:w="2040" w:type="dxa"/>
            <w:tcMar>
              <w:top w:w="65" w:type="dxa"/>
              <w:left w:w="80" w:type="dxa"/>
              <w:bottom w:w="65" w:type="dxa"/>
              <w:right w:w="80" w:type="dxa"/>
            </w:tcMar>
            <w:vAlign w:val="center"/>
          </w:tcPr>
          <w:p w14:paraId="5A739D55" w14:textId="77777777" w:rsidR="00D16EA7" w:rsidRDefault="008C0782">
            <w:pPr>
              <w:spacing w:after="20" w:line="240" w:lineRule="auto"/>
            </w:pPr>
            <w:r>
              <w:rPr>
                <w:sz w:val="15"/>
              </w:rPr>
              <w:t>4–6 tygodni</w:t>
            </w:r>
          </w:p>
        </w:tc>
        <w:tc>
          <w:tcPr>
            <w:tcW w:w="2040" w:type="dxa"/>
            <w:tcMar>
              <w:top w:w="65" w:type="dxa"/>
              <w:left w:w="80" w:type="dxa"/>
              <w:bottom w:w="65" w:type="dxa"/>
              <w:right w:w="80" w:type="dxa"/>
            </w:tcMar>
            <w:vAlign w:val="center"/>
          </w:tcPr>
          <w:p w14:paraId="2067AF4E" w14:textId="77777777" w:rsidR="00D16EA7" w:rsidRDefault="008C0782">
            <w:pPr>
              <w:spacing w:after="20" w:line="240" w:lineRule="auto"/>
            </w:pPr>
            <w:r>
              <w:rPr>
                <w:sz w:val="15"/>
              </w:rPr>
              <w:t>nie</w:t>
            </w:r>
          </w:p>
        </w:tc>
        <w:tc>
          <w:tcPr>
            <w:tcW w:w="2040" w:type="dxa"/>
            <w:tcMar>
              <w:top w:w="65" w:type="dxa"/>
              <w:left w:w="80" w:type="dxa"/>
              <w:bottom w:w="65" w:type="dxa"/>
              <w:right w:w="80" w:type="dxa"/>
            </w:tcMar>
            <w:vAlign w:val="center"/>
          </w:tcPr>
          <w:p w14:paraId="0314FD4C" w14:textId="77777777" w:rsidR="00D16EA7" w:rsidRDefault="008C0782">
            <w:pPr>
              <w:spacing w:after="20" w:line="240" w:lineRule="auto"/>
              <w:rPr>
                <w:ins w:id="30" w:author="Dorota Frydecka" w:date="2026-08-24T22:00:00Z" w16du:dateUtc="2026-08-24T20:00:00Z"/>
                <w:sz w:val="15"/>
                <w:lang w:val="pl-PL"/>
              </w:rPr>
            </w:pPr>
            <w:r w:rsidRPr="00C93A22">
              <w:rPr>
                <w:sz w:val="15"/>
                <w:lang w:val="pl-PL"/>
              </w:rPr>
              <w:t>sprawdzenie wykonalności, jakości danych, obciążenia pomiarami i zamrożenie reguł badania</w:t>
            </w:r>
          </w:p>
          <w:p w14:paraId="59314977" w14:textId="77777777" w:rsidR="00014FC6" w:rsidRDefault="00014FC6">
            <w:pPr>
              <w:spacing w:after="20" w:line="240" w:lineRule="auto"/>
              <w:rPr>
                <w:ins w:id="31" w:author="Dorota Frydecka" w:date="2026-08-24T22:00:00Z" w16du:dateUtc="2026-08-24T20:00:00Z"/>
                <w:sz w:val="15"/>
                <w:lang w:val="pl-PL"/>
              </w:rPr>
            </w:pPr>
          </w:p>
          <w:p w14:paraId="529DAD63" w14:textId="12D06CE2" w:rsidR="00014FC6" w:rsidRPr="00014FC6" w:rsidRDefault="00014FC6" w:rsidP="00014FC6">
            <w:pPr>
              <w:spacing w:after="20" w:line="240" w:lineRule="auto"/>
              <w:rPr>
                <w:ins w:id="32" w:author="Dorota Frydecka" w:date="2026-08-24T22:00:00Z"/>
                <w:lang w:val="pl-PL"/>
                <w:rPrChange w:id="33" w:author="Dorota Frydecka" w:date="2026-08-24T22:00:00Z" w16du:dateUtc="2026-08-24T20:00:00Z">
                  <w:rPr>
                    <w:ins w:id="34" w:author="Dorota Frydecka" w:date="2026-08-24T22:00:00Z"/>
                  </w:rPr>
                </w:rPrChange>
              </w:rPr>
            </w:pPr>
            <w:ins w:id="35" w:author="Dorota Frydecka" w:date="2026-08-24T22:00:00Z" w16du:dateUtc="2026-08-24T20:00:00Z">
              <w:r>
                <w:rPr>
                  <w:b/>
                  <w:bCs/>
                  <w:lang w:val="pl-PL"/>
                </w:rPr>
                <w:t>P</w:t>
              </w:r>
            </w:ins>
            <w:ins w:id="36" w:author="Dorota Frydecka" w:date="2026-08-24T22:00:00Z">
              <w:r w:rsidRPr="00014FC6">
                <w:rPr>
                  <w:b/>
                  <w:bCs/>
                  <w:lang w:val="pl-PL"/>
                  <w:rPrChange w:id="37" w:author="Dorota Frydecka" w:date="2026-08-24T22:00:00Z" w16du:dateUtc="2026-08-24T20:00:00Z">
                    <w:rPr>
                      <w:b/>
                      <w:bCs/>
                    </w:rPr>
                  </w:rPrChange>
                </w:rPr>
                <w:t>otwierdzenie technicznej wykonalności pozyskiwania danych pasywnych i zdefiniowanie standardu referencyjnego.</w:t>
              </w:r>
            </w:ins>
          </w:p>
          <w:p w14:paraId="06119AB7" w14:textId="77777777" w:rsidR="00014FC6" w:rsidRPr="00014FC6" w:rsidRDefault="00014FC6" w:rsidP="00014FC6">
            <w:pPr>
              <w:spacing w:after="20" w:line="240" w:lineRule="auto"/>
              <w:rPr>
                <w:ins w:id="38" w:author="Dorota Frydecka" w:date="2026-08-24T22:00:00Z"/>
              </w:rPr>
            </w:pPr>
            <w:ins w:id="39" w:author="Dorota Frydecka" w:date="2026-08-24T22:00:00Z">
              <w:r w:rsidRPr="00014FC6">
                <w:t>Parametry:</w:t>
              </w:r>
            </w:ins>
          </w:p>
          <w:p w14:paraId="6C691999" w14:textId="77777777" w:rsidR="00014FC6" w:rsidRPr="00014FC6" w:rsidRDefault="00014FC6" w:rsidP="00014FC6">
            <w:pPr>
              <w:numPr>
                <w:ilvl w:val="0"/>
                <w:numId w:val="10"/>
              </w:numPr>
              <w:spacing w:after="20" w:line="240" w:lineRule="auto"/>
              <w:rPr>
                <w:ins w:id="40" w:author="Dorota Frydecka" w:date="2026-08-24T22:00:00Z"/>
              </w:rPr>
            </w:pPr>
            <w:ins w:id="41" w:author="Dorota Frydecka" w:date="2026-08-24T22:00:00Z">
              <w:r w:rsidRPr="00014FC6">
                <w:t xml:space="preserve">≥80% ważnych dni, </w:t>
              </w:r>
            </w:ins>
          </w:p>
          <w:p w14:paraId="1707E87D" w14:textId="77777777" w:rsidR="00014FC6" w:rsidRPr="00014FC6" w:rsidRDefault="00014FC6" w:rsidP="00014FC6">
            <w:pPr>
              <w:numPr>
                <w:ilvl w:val="0"/>
                <w:numId w:val="10"/>
              </w:numPr>
              <w:spacing w:after="20" w:line="240" w:lineRule="auto"/>
              <w:rPr>
                <w:ins w:id="42" w:author="Dorota Frydecka" w:date="2026-08-24T22:00:00Z"/>
              </w:rPr>
            </w:pPr>
            <w:ins w:id="43" w:author="Dorota Frydecka" w:date="2026-08-24T22:00:00Z">
              <w:r w:rsidRPr="00014FC6">
                <w:t xml:space="preserve">≥80% uczestników realizuje wymagane EMA, </w:t>
              </w:r>
            </w:ins>
          </w:p>
          <w:p w14:paraId="256EB816" w14:textId="77777777" w:rsidR="00014FC6" w:rsidRPr="00014FC6" w:rsidRDefault="00014FC6" w:rsidP="00014FC6">
            <w:pPr>
              <w:numPr>
                <w:ilvl w:val="0"/>
                <w:numId w:val="10"/>
              </w:numPr>
              <w:spacing w:after="20" w:line="240" w:lineRule="auto"/>
              <w:rPr>
                <w:ins w:id="44" w:author="Dorota Frydecka" w:date="2026-08-24T22:00:00Z"/>
                <w:lang w:val="pl-PL"/>
                <w:rPrChange w:id="45" w:author="Dorota Frydecka" w:date="2026-08-24T22:00:00Z" w16du:dateUtc="2026-08-24T20:00:00Z">
                  <w:rPr>
                    <w:ins w:id="46" w:author="Dorota Frydecka" w:date="2026-08-24T22:00:00Z"/>
                  </w:rPr>
                </w:rPrChange>
              </w:rPr>
            </w:pPr>
            <w:ins w:id="47" w:author="Dorota Frydecka" w:date="2026-08-24T22:00:00Z">
              <w:r w:rsidRPr="00014FC6">
                <w:rPr>
                  <w:lang w:val="pl-PL"/>
                  <w:rPrChange w:id="48" w:author="Dorota Frydecka" w:date="2026-08-24T22:00:00Z" w16du:dateUtc="2026-08-24T20:00:00Z">
                    <w:rPr/>
                  </w:rPrChange>
                </w:rPr>
                <w:t xml:space="preserve">określony błąd pomiarowy WHO-5/WHODAS/EMA, </w:t>
              </w:r>
            </w:ins>
          </w:p>
          <w:p w14:paraId="2398F212" w14:textId="77777777" w:rsidR="00014FC6" w:rsidRPr="00014FC6" w:rsidRDefault="00014FC6" w:rsidP="00014FC6">
            <w:pPr>
              <w:numPr>
                <w:ilvl w:val="0"/>
                <w:numId w:val="10"/>
              </w:numPr>
              <w:spacing w:after="20" w:line="240" w:lineRule="auto"/>
              <w:rPr>
                <w:ins w:id="49" w:author="Dorota Frydecka" w:date="2026-08-24T22:00:00Z"/>
              </w:rPr>
            </w:pPr>
            <w:ins w:id="50" w:author="Dorota Frydecka" w:date="2026-08-24T22:00:00Z">
              <w:r w:rsidRPr="00014FC6">
                <w:t xml:space="preserve">zdefiniowana reguła istotnej zmiany, </w:t>
              </w:r>
            </w:ins>
          </w:p>
          <w:p w14:paraId="3D8B5A5B" w14:textId="77777777" w:rsidR="00014FC6" w:rsidRPr="00014FC6" w:rsidRDefault="00014FC6" w:rsidP="00014FC6">
            <w:pPr>
              <w:numPr>
                <w:ilvl w:val="0"/>
                <w:numId w:val="10"/>
              </w:numPr>
              <w:spacing w:after="20" w:line="240" w:lineRule="auto"/>
              <w:rPr>
                <w:ins w:id="51" w:author="Dorota Frydecka" w:date="2026-08-24T22:00:00Z"/>
              </w:rPr>
            </w:pPr>
            <w:ins w:id="52" w:author="Dorota Frydecka" w:date="2026-08-24T22:00:00Z">
              <w:r w:rsidRPr="00014FC6">
                <w:t>zamrożone kryteria jakości danych.</w:t>
              </w:r>
            </w:ins>
          </w:p>
          <w:p w14:paraId="44BD0C9E" w14:textId="77777777" w:rsidR="00014FC6" w:rsidRPr="00C93A22" w:rsidRDefault="00014FC6">
            <w:pPr>
              <w:spacing w:after="20" w:line="240" w:lineRule="auto"/>
              <w:rPr>
                <w:lang w:val="pl-PL"/>
              </w:rPr>
            </w:pPr>
          </w:p>
        </w:tc>
      </w:tr>
      <w:tr w:rsidR="00D16EA7" w:rsidRPr="005F3CE1" w14:paraId="586C2D17" w14:textId="77777777">
        <w:trPr>
          <w:jc w:val="center"/>
        </w:trPr>
        <w:tc>
          <w:tcPr>
            <w:tcW w:w="2040" w:type="dxa"/>
            <w:tcMar>
              <w:top w:w="65" w:type="dxa"/>
              <w:left w:w="80" w:type="dxa"/>
              <w:bottom w:w="65" w:type="dxa"/>
              <w:right w:w="80" w:type="dxa"/>
            </w:tcMar>
            <w:vAlign w:val="center"/>
          </w:tcPr>
          <w:p w14:paraId="5FA4445E" w14:textId="77777777" w:rsidR="00D16EA7" w:rsidRDefault="008C0782">
            <w:pPr>
              <w:spacing w:after="20" w:line="240" w:lineRule="auto"/>
            </w:pPr>
            <w:r>
              <w:rPr>
                <w:b/>
                <w:sz w:val="15"/>
              </w:rPr>
              <w:t>Etap 1A – część rozwojowa</w:t>
            </w:r>
          </w:p>
        </w:tc>
        <w:tc>
          <w:tcPr>
            <w:tcW w:w="2040" w:type="dxa"/>
            <w:tcMar>
              <w:top w:w="65" w:type="dxa"/>
              <w:left w:w="80" w:type="dxa"/>
              <w:bottom w:w="65" w:type="dxa"/>
              <w:right w:w="80" w:type="dxa"/>
            </w:tcMar>
            <w:vAlign w:val="center"/>
          </w:tcPr>
          <w:p w14:paraId="3BDFB8AB" w14:textId="77777777" w:rsidR="00D16EA7" w:rsidRDefault="008C0782">
            <w:pPr>
              <w:spacing w:after="20" w:line="240" w:lineRule="auto"/>
            </w:pPr>
            <w:r>
              <w:rPr>
                <w:sz w:val="15"/>
              </w:rPr>
              <w:t>240 osób</w:t>
            </w:r>
          </w:p>
        </w:tc>
        <w:tc>
          <w:tcPr>
            <w:tcW w:w="2040" w:type="dxa"/>
            <w:tcMar>
              <w:top w:w="65" w:type="dxa"/>
              <w:left w:w="80" w:type="dxa"/>
              <w:bottom w:w="65" w:type="dxa"/>
              <w:right w:w="80" w:type="dxa"/>
            </w:tcMar>
            <w:vAlign w:val="center"/>
          </w:tcPr>
          <w:p w14:paraId="10BC4EE4" w14:textId="77777777" w:rsidR="00D16EA7" w:rsidRDefault="008C0782">
            <w:pPr>
              <w:spacing w:after="20" w:line="240" w:lineRule="auto"/>
            </w:pPr>
            <w:r>
              <w:rPr>
                <w:sz w:val="15"/>
              </w:rPr>
              <w:t>16 tygodni</w:t>
            </w:r>
          </w:p>
        </w:tc>
        <w:tc>
          <w:tcPr>
            <w:tcW w:w="2040" w:type="dxa"/>
            <w:tcMar>
              <w:top w:w="65" w:type="dxa"/>
              <w:left w:w="80" w:type="dxa"/>
              <w:bottom w:w="65" w:type="dxa"/>
              <w:right w:w="80" w:type="dxa"/>
            </w:tcMar>
            <w:vAlign w:val="center"/>
          </w:tcPr>
          <w:p w14:paraId="232B4158" w14:textId="77777777" w:rsidR="00D16EA7" w:rsidRDefault="008C0782">
            <w:pPr>
              <w:spacing w:after="20" w:line="240" w:lineRule="auto"/>
            </w:pPr>
            <w:r>
              <w:rPr>
                <w:sz w:val="15"/>
              </w:rPr>
              <w:t>nie</w:t>
            </w:r>
          </w:p>
        </w:tc>
        <w:tc>
          <w:tcPr>
            <w:tcW w:w="2040" w:type="dxa"/>
            <w:tcMar>
              <w:top w:w="65" w:type="dxa"/>
              <w:left w:w="80" w:type="dxa"/>
              <w:bottom w:w="65" w:type="dxa"/>
              <w:right w:w="80" w:type="dxa"/>
            </w:tcMar>
            <w:vAlign w:val="center"/>
          </w:tcPr>
          <w:p w14:paraId="116A1A29" w14:textId="77777777" w:rsidR="00D16EA7" w:rsidRDefault="008C0782">
            <w:pPr>
              <w:spacing w:after="20" w:line="240" w:lineRule="auto"/>
              <w:rPr>
                <w:ins w:id="53" w:author="Dorota Frydecka" w:date="2026-08-24T22:00:00Z" w16du:dateUtc="2026-08-24T20:00:00Z"/>
                <w:sz w:val="15"/>
                <w:lang w:val="pl-PL"/>
              </w:rPr>
            </w:pPr>
            <w:r w:rsidRPr="00C93A22">
              <w:rPr>
                <w:sz w:val="15"/>
                <w:lang w:val="pl-PL"/>
              </w:rPr>
              <w:t>opracowanie modeli Monitorowania i Interpretacji oraz wybór modelu końcowego</w:t>
            </w:r>
          </w:p>
          <w:p w14:paraId="2F955CAC" w14:textId="77777777" w:rsidR="009C5603" w:rsidRPr="00D75C60" w:rsidRDefault="009C5603" w:rsidP="009C5603">
            <w:pPr>
              <w:spacing w:after="20" w:line="240" w:lineRule="auto"/>
              <w:rPr>
                <w:ins w:id="54" w:author="Dorota Frydecka" w:date="2026-08-24T22:00:00Z"/>
                <w:b/>
                <w:bCs/>
                <w:lang w:val="pl-PL"/>
                <w:rPrChange w:id="55" w:author="Dorota Frydecka" w:date="2026-08-24T22:01:00Z" w16du:dateUtc="2026-08-24T20:01:00Z">
                  <w:rPr>
                    <w:ins w:id="56" w:author="Dorota Frydecka" w:date="2026-08-24T22:00:00Z"/>
                    <w:b/>
                    <w:bCs/>
                  </w:rPr>
                </w:rPrChange>
              </w:rPr>
            </w:pPr>
            <w:ins w:id="57" w:author="Dorota Frydecka" w:date="2026-08-24T22:00:00Z">
              <w:r w:rsidRPr="00D75C60">
                <w:rPr>
                  <w:b/>
                  <w:bCs/>
                  <w:lang w:val="pl-PL"/>
                  <w:rPrChange w:id="58" w:author="Dorota Frydecka" w:date="2026-08-24T22:01:00Z" w16du:dateUtc="2026-08-24T20:01:00Z">
                    <w:rPr>
                      <w:b/>
                      <w:bCs/>
                    </w:rPr>
                  </w:rPrChange>
                </w:rPr>
                <w:t>Opracowanie algorytmu cyfrowej detekcji zmiany</w:t>
              </w:r>
            </w:ins>
          </w:p>
          <w:p w14:paraId="10110249" w14:textId="77777777" w:rsidR="009C5603" w:rsidRPr="00D75C60" w:rsidRDefault="009C5603" w:rsidP="009C5603">
            <w:pPr>
              <w:spacing w:after="20" w:line="240" w:lineRule="auto"/>
              <w:rPr>
                <w:ins w:id="59" w:author="Dorota Frydecka" w:date="2026-08-24T22:00:00Z"/>
                <w:lang w:val="pl-PL"/>
                <w:rPrChange w:id="60" w:author="Dorota Frydecka" w:date="2026-08-24T22:01:00Z" w16du:dateUtc="2026-08-24T20:01:00Z">
                  <w:rPr>
                    <w:ins w:id="61" w:author="Dorota Frydecka" w:date="2026-08-24T22:00:00Z"/>
                  </w:rPr>
                </w:rPrChange>
              </w:rPr>
            </w:pPr>
            <w:ins w:id="62" w:author="Dorota Frydecka" w:date="2026-08-24T22:00:00Z">
              <w:r w:rsidRPr="00D75C60">
                <w:rPr>
                  <w:lang w:val="pl-PL"/>
                  <w:rPrChange w:id="63" w:author="Dorota Frydecka" w:date="2026-08-24T22:01:00Z" w16du:dateUtc="2026-08-24T20:01:00Z">
                    <w:rPr/>
                  </w:rPrChange>
                </w:rPr>
                <w:t>W ramach zadania zostaną eksperymentalnie rozwiązane trzy niepewności technologiczne:</w:t>
              </w:r>
            </w:ins>
          </w:p>
          <w:p w14:paraId="77916F27" w14:textId="77777777" w:rsidR="009C5603" w:rsidRPr="00D75C60" w:rsidRDefault="009C5603" w:rsidP="009C5603">
            <w:pPr>
              <w:numPr>
                <w:ilvl w:val="0"/>
                <w:numId w:val="11"/>
              </w:numPr>
              <w:spacing w:after="20" w:line="240" w:lineRule="auto"/>
              <w:rPr>
                <w:ins w:id="64" w:author="Dorota Frydecka" w:date="2026-08-24T22:00:00Z"/>
                <w:lang w:val="pl-PL"/>
                <w:rPrChange w:id="65" w:author="Dorota Frydecka" w:date="2026-08-24T22:01:00Z" w16du:dateUtc="2026-08-24T20:01:00Z">
                  <w:rPr>
                    <w:ins w:id="66" w:author="Dorota Frydecka" w:date="2026-08-24T22:00:00Z"/>
                  </w:rPr>
                </w:rPrChange>
              </w:rPr>
            </w:pPr>
            <w:ins w:id="67" w:author="Dorota Frydecka" w:date="2026-08-24T22:00:00Z">
              <w:r w:rsidRPr="00D75C60">
                <w:rPr>
                  <w:lang w:val="pl-PL"/>
                  <w:rPrChange w:id="68" w:author="Dorota Frydecka" w:date="2026-08-24T22:01:00Z" w16du:dateUtc="2026-08-24T20:01:00Z">
                    <w:rPr/>
                  </w:rPrChange>
                </w:rPr>
                <w:t xml:space="preserve">czy z pasywnych danych cyfrowych można oddzielić rzeczywistą zmianę dobrostanu od naturalnej </w:t>
              </w:r>
              <w:r w:rsidRPr="00D75C60">
                <w:rPr>
                  <w:lang w:val="pl-PL"/>
                  <w:rPrChange w:id="69" w:author="Dorota Frydecka" w:date="2026-08-24T22:01:00Z" w16du:dateUtc="2026-08-24T20:01:00Z">
                    <w:rPr/>
                  </w:rPrChange>
                </w:rPr>
                <w:lastRenderedPageBreak/>
                <w:t xml:space="preserve">zmienności zachowania; </w:t>
              </w:r>
            </w:ins>
          </w:p>
          <w:p w14:paraId="216213B2" w14:textId="77777777" w:rsidR="009C5603" w:rsidRPr="00CA180D" w:rsidRDefault="009C5603" w:rsidP="009C5603">
            <w:pPr>
              <w:numPr>
                <w:ilvl w:val="0"/>
                <w:numId w:val="11"/>
              </w:numPr>
              <w:spacing w:after="20" w:line="240" w:lineRule="auto"/>
              <w:rPr>
                <w:ins w:id="70" w:author="Dorota Frydecka" w:date="2026-08-24T22:00:00Z"/>
                <w:lang w:val="pl-PL"/>
                <w:rPrChange w:id="71" w:author="Dorota Frydecka" w:date="2026-08-24T22:01:00Z" w16du:dateUtc="2026-08-24T20:01:00Z">
                  <w:rPr>
                    <w:ins w:id="72" w:author="Dorota Frydecka" w:date="2026-08-24T22:00:00Z"/>
                  </w:rPr>
                </w:rPrChange>
              </w:rPr>
            </w:pPr>
            <w:ins w:id="73" w:author="Dorota Frydecka" w:date="2026-08-24T22:00:00Z">
              <w:r w:rsidRPr="00CA180D">
                <w:rPr>
                  <w:lang w:val="pl-PL"/>
                  <w:rPrChange w:id="74" w:author="Dorota Frydecka" w:date="2026-08-24T22:01:00Z" w16du:dateUtc="2026-08-24T20:01:00Z">
                    <w:rPr/>
                  </w:rPrChange>
                </w:rPr>
                <w:t xml:space="preserve">czy personalizacja względem indywidualnego poziomu odniesienia zwiększa trafność względem modelu populacyjnego; </w:t>
              </w:r>
            </w:ins>
          </w:p>
          <w:p w14:paraId="4A9A5620" w14:textId="77777777" w:rsidR="009C5603" w:rsidRPr="00CA180D" w:rsidRDefault="009C5603" w:rsidP="009C5603">
            <w:pPr>
              <w:numPr>
                <w:ilvl w:val="0"/>
                <w:numId w:val="11"/>
              </w:numPr>
              <w:spacing w:after="20" w:line="240" w:lineRule="auto"/>
              <w:rPr>
                <w:ins w:id="75" w:author="Dorota Frydecka" w:date="2026-08-24T22:00:00Z"/>
                <w:lang w:val="pl-PL"/>
                <w:rPrChange w:id="76" w:author="Dorota Frydecka" w:date="2026-08-24T22:01:00Z" w16du:dateUtc="2026-08-24T20:01:00Z">
                  <w:rPr>
                    <w:ins w:id="77" w:author="Dorota Frydecka" w:date="2026-08-24T22:00:00Z"/>
                  </w:rPr>
                </w:rPrChange>
              </w:rPr>
            </w:pPr>
            <w:ins w:id="78" w:author="Dorota Frydecka" w:date="2026-08-24T22:00:00Z">
              <w:r w:rsidRPr="00CA180D">
                <w:rPr>
                  <w:lang w:val="pl-PL"/>
                  <w:rPrChange w:id="79" w:author="Dorota Frydecka" w:date="2026-08-24T22:01:00Z" w16du:dateUtc="2026-08-24T20:01:00Z">
                    <w:rPr/>
                  </w:rPrChange>
                </w:rPr>
                <w:t>czy integracja wielu domen danych zapewnia istotną wartość dodatkową względem prostego modelu wykorzystującego wcześniejszą samoocenę.</w:t>
              </w:r>
            </w:ins>
          </w:p>
          <w:p w14:paraId="4D768F81" w14:textId="77777777" w:rsidR="009C5603" w:rsidRPr="00C93A22" w:rsidRDefault="009C5603">
            <w:pPr>
              <w:spacing w:after="20" w:line="240" w:lineRule="auto"/>
              <w:rPr>
                <w:lang w:val="pl-PL"/>
              </w:rPr>
            </w:pPr>
          </w:p>
        </w:tc>
      </w:tr>
      <w:tr w:rsidR="00D16EA7" w:rsidRPr="005F3CE1" w14:paraId="1A6A84FC" w14:textId="77777777">
        <w:trPr>
          <w:jc w:val="center"/>
        </w:trPr>
        <w:tc>
          <w:tcPr>
            <w:tcW w:w="2040" w:type="dxa"/>
            <w:tcMar>
              <w:top w:w="65" w:type="dxa"/>
              <w:left w:w="80" w:type="dxa"/>
              <w:bottom w:w="65" w:type="dxa"/>
              <w:right w:w="80" w:type="dxa"/>
            </w:tcMar>
            <w:vAlign w:val="center"/>
          </w:tcPr>
          <w:p w14:paraId="3884297C" w14:textId="77777777" w:rsidR="00D16EA7" w:rsidRDefault="008C0782">
            <w:pPr>
              <w:spacing w:after="20" w:line="240" w:lineRule="auto"/>
            </w:pPr>
            <w:r>
              <w:rPr>
                <w:b/>
                <w:sz w:val="15"/>
              </w:rPr>
              <w:lastRenderedPageBreak/>
              <w:t>Etap 1B – niezależna walidacja</w:t>
            </w:r>
          </w:p>
        </w:tc>
        <w:tc>
          <w:tcPr>
            <w:tcW w:w="2040" w:type="dxa"/>
            <w:tcMar>
              <w:top w:w="65" w:type="dxa"/>
              <w:left w:w="80" w:type="dxa"/>
              <w:bottom w:w="65" w:type="dxa"/>
              <w:right w:w="80" w:type="dxa"/>
            </w:tcMar>
            <w:vAlign w:val="center"/>
          </w:tcPr>
          <w:p w14:paraId="413847E6" w14:textId="77777777" w:rsidR="00D16EA7" w:rsidRDefault="008C0782">
            <w:pPr>
              <w:spacing w:after="20" w:line="240" w:lineRule="auto"/>
            </w:pPr>
            <w:r>
              <w:rPr>
                <w:sz w:val="15"/>
              </w:rPr>
              <w:t>120 osób</w:t>
            </w:r>
          </w:p>
        </w:tc>
        <w:tc>
          <w:tcPr>
            <w:tcW w:w="2040" w:type="dxa"/>
            <w:tcMar>
              <w:top w:w="65" w:type="dxa"/>
              <w:left w:w="80" w:type="dxa"/>
              <w:bottom w:w="65" w:type="dxa"/>
              <w:right w:w="80" w:type="dxa"/>
            </w:tcMar>
            <w:vAlign w:val="center"/>
          </w:tcPr>
          <w:p w14:paraId="272B11D5" w14:textId="77777777" w:rsidR="00D16EA7" w:rsidRDefault="008C0782">
            <w:pPr>
              <w:spacing w:after="20" w:line="240" w:lineRule="auto"/>
            </w:pPr>
            <w:r>
              <w:rPr>
                <w:sz w:val="15"/>
              </w:rPr>
              <w:t>16 tygodni</w:t>
            </w:r>
          </w:p>
        </w:tc>
        <w:tc>
          <w:tcPr>
            <w:tcW w:w="2040" w:type="dxa"/>
            <w:tcMar>
              <w:top w:w="65" w:type="dxa"/>
              <w:left w:w="80" w:type="dxa"/>
              <w:bottom w:w="65" w:type="dxa"/>
              <w:right w:w="80" w:type="dxa"/>
            </w:tcMar>
            <w:vAlign w:val="center"/>
          </w:tcPr>
          <w:p w14:paraId="3A57D299" w14:textId="77777777" w:rsidR="00D16EA7" w:rsidRDefault="008C0782">
            <w:pPr>
              <w:spacing w:after="20" w:line="240" w:lineRule="auto"/>
            </w:pPr>
            <w:r>
              <w:rPr>
                <w:sz w:val="15"/>
              </w:rPr>
              <w:t>nie</w:t>
            </w:r>
          </w:p>
        </w:tc>
        <w:tc>
          <w:tcPr>
            <w:tcW w:w="2040" w:type="dxa"/>
            <w:tcMar>
              <w:top w:w="65" w:type="dxa"/>
              <w:left w:w="80" w:type="dxa"/>
              <w:bottom w:w="65" w:type="dxa"/>
              <w:right w:w="80" w:type="dxa"/>
            </w:tcMar>
            <w:vAlign w:val="center"/>
          </w:tcPr>
          <w:p w14:paraId="53C9FD57" w14:textId="77777777" w:rsidR="00D16EA7" w:rsidRDefault="008C0782">
            <w:pPr>
              <w:spacing w:after="20" w:line="240" w:lineRule="auto"/>
              <w:rPr>
                <w:ins w:id="80" w:author="Dorota Frydecka" w:date="2026-08-24T22:01:00Z" w16du:dateUtc="2026-08-24T20:01:00Z"/>
                <w:sz w:val="15"/>
                <w:lang w:val="pl-PL"/>
              </w:rPr>
            </w:pPr>
            <w:r w:rsidRPr="00C93A22">
              <w:rPr>
                <w:sz w:val="15"/>
                <w:lang w:val="pl-PL"/>
              </w:rPr>
              <w:t>potwierdzenie rzetelności i trafności na nowych osobach i terapeutach</w:t>
            </w:r>
          </w:p>
          <w:p w14:paraId="263CD745" w14:textId="77777777" w:rsidR="00D75C60" w:rsidRPr="00CA180D" w:rsidRDefault="00D75C60" w:rsidP="00D75C60">
            <w:pPr>
              <w:spacing w:after="20" w:line="240" w:lineRule="auto"/>
              <w:rPr>
                <w:ins w:id="81" w:author="Dorota Frydecka" w:date="2026-08-24T22:01:00Z"/>
                <w:b/>
                <w:bCs/>
                <w:lang w:val="pl-PL"/>
                <w:rPrChange w:id="82" w:author="Dorota Frydecka" w:date="2026-08-24T22:01:00Z" w16du:dateUtc="2026-08-24T20:01:00Z">
                  <w:rPr>
                    <w:ins w:id="83" w:author="Dorota Frydecka" w:date="2026-08-24T22:01:00Z"/>
                    <w:b/>
                    <w:bCs/>
                  </w:rPr>
                </w:rPrChange>
              </w:rPr>
            </w:pPr>
            <w:ins w:id="84" w:author="Dorota Frydecka" w:date="2026-08-24T22:01:00Z">
              <w:r w:rsidRPr="00CA180D">
                <w:rPr>
                  <w:b/>
                  <w:bCs/>
                  <w:lang w:val="pl-PL"/>
                  <w:rPrChange w:id="85" w:author="Dorota Frydecka" w:date="2026-08-24T22:01:00Z" w16du:dateUtc="2026-08-24T20:01:00Z">
                    <w:rPr>
                      <w:b/>
                      <w:bCs/>
                    </w:rPr>
                  </w:rPrChange>
                </w:rPr>
                <w:t>iezależne potwierdzenie trafności zamrożonego modelu</w:t>
              </w:r>
            </w:ins>
          </w:p>
          <w:p w14:paraId="071B4684" w14:textId="77777777" w:rsidR="00D75C60" w:rsidRPr="00CA180D" w:rsidRDefault="00D75C60" w:rsidP="00D75C60">
            <w:pPr>
              <w:spacing w:after="20" w:line="240" w:lineRule="auto"/>
              <w:rPr>
                <w:ins w:id="86" w:author="Dorota Frydecka" w:date="2026-08-24T22:01:00Z"/>
                <w:lang w:val="pl-PL"/>
                <w:rPrChange w:id="87" w:author="Dorota Frydecka" w:date="2026-08-24T22:01:00Z" w16du:dateUtc="2026-08-24T20:01:00Z">
                  <w:rPr>
                    <w:ins w:id="88" w:author="Dorota Frydecka" w:date="2026-08-24T22:01:00Z"/>
                  </w:rPr>
                </w:rPrChange>
              </w:rPr>
            </w:pPr>
            <w:ins w:id="89" w:author="Dorota Frydecka" w:date="2026-08-24T22:01:00Z">
              <w:r w:rsidRPr="00CA180D">
                <w:rPr>
                  <w:lang w:val="pl-PL"/>
                  <w:rPrChange w:id="90" w:author="Dorota Frydecka" w:date="2026-08-24T22:01:00Z" w16du:dateUtc="2026-08-24T20:01:00Z">
                    <w:rPr/>
                  </w:rPrChange>
                </w:rPr>
                <w:t>Model:</w:t>
              </w:r>
            </w:ins>
          </w:p>
          <w:p w14:paraId="3C6CDE44" w14:textId="77777777" w:rsidR="00D75C60" w:rsidRPr="00CA180D" w:rsidRDefault="00D75C60" w:rsidP="00D75C60">
            <w:pPr>
              <w:numPr>
                <w:ilvl w:val="0"/>
                <w:numId w:val="12"/>
              </w:numPr>
              <w:spacing w:after="20" w:line="240" w:lineRule="auto"/>
              <w:rPr>
                <w:ins w:id="91" w:author="Dorota Frydecka" w:date="2026-08-24T22:01:00Z"/>
                <w:lang w:val="pl-PL"/>
                <w:rPrChange w:id="92" w:author="Dorota Frydecka" w:date="2026-08-24T22:01:00Z" w16du:dateUtc="2026-08-24T20:01:00Z">
                  <w:rPr>
                    <w:ins w:id="93" w:author="Dorota Frydecka" w:date="2026-08-24T22:01:00Z"/>
                  </w:rPr>
                </w:rPrChange>
              </w:rPr>
            </w:pPr>
            <w:ins w:id="94" w:author="Dorota Frydecka" w:date="2026-08-24T22:01:00Z">
              <w:r w:rsidRPr="00CA180D">
                <w:rPr>
                  <w:lang w:val="pl-PL"/>
                  <w:rPrChange w:id="95" w:author="Dorota Frydecka" w:date="2026-08-24T22:01:00Z" w16du:dateUtc="2026-08-24T20:01:00Z">
                    <w:rPr/>
                  </w:rPrChange>
                </w:rPr>
                <w:t xml:space="preserve">nie może być ponownie uczony, </w:t>
              </w:r>
            </w:ins>
          </w:p>
          <w:p w14:paraId="3797A5E7" w14:textId="77777777" w:rsidR="00D75C60" w:rsidRPr="00CA180D" w:rsidRDefault="00D75C60" w:rsidP="00D75C60">
            <w:pPr>
              <w:numPr>
                <w:ilvl w:val="0"/>
                <w:numId w:val="12"/>
              </w:numPr>
              <w:spacing w:after="20" w:line="240" w:lineRule="auto"/>
              <w:rPr>
                <w:ins w:id="96" w:author="Dorota Frydecka" w:date="2026-08-24T22:01:00Z"/>
                <w:lang w:val="pl-PL"/>
                <w:rPrChange w:id="97" w:author="Dorota Frydecka" w:date="2026-08-24T22:01:00Z" w16du:dateUtc="2026-08-24T20:01:00Z">
                  <w:rPr>
                    <w:ins w:id="98" w:author="Dorota Frydecka" w:date="2026-08-24T22:01:00Z"/>
                  </w:rPr>
                </w:rPrChange>
              </w:rPr>
            </w:pPr>
            <w:ins w:id="99" w:author="Dorota Frydecka" w:date="2026-08-24T22:01:00Z">
              <w:r w:rsidRPr="00CA180D">
                <w:rPr>
                  <w:lang w:val="pl-PL"/>
                  <w:rPrChange w:id="100" w:author="Dorota Frydecka" w:date="2026-08-24T22:01:00Z" w16du:dateUtc="2026-08-24T20:01:00Z">
                    <w:rPr/>
                  </w:rPrChange>
                </w:rPr>
                <w:t xml:space="preserve">nie może mieć dobieranych progów, </w:t>
              </w:r>
            </w:ins>
          </w:p>
          <w:p w14:paraId="56371697" w14:textId="24CEFDCB" w:rsidR="00D75C60" w:rsidRPr="00CA180D" w:rsidRDefault="00D75C60">
            <w:pPr>
              <w:numPr>
                <w:ilvl w:val="0"/>
                <w:numId w:val="12"/>
              </w:numPr>
              <w:spacing w:after="20" w:line="240" w:lineRule="auto"/>
              <w:rPr>
                <w:lang w:val="pl-PL"/>
              </w:rPr>
              <w:pPrChange w:id="101" w:author="Dorota Frydecka" w:date="2026-08-24T22:01:00Z" w16du:dateUtc="2026-08-24T20:01:00Z">
                <w:pPr>
                  <w:spacing w:after="20" w:line="240" w:lineRule="auto"/>
                </w:pPr>
              </w:pPrChange>
            </w:pPr>
            <w:ins w:id="102" w:author="Dorota Frydecka" w:date="2026-08-24T22:01:00Z">
              <w:r w:rsidRPr="00CA180D">
                <w:rPr>
                  <w:lang w:val="pl-PL"/>
                  <w:rPrChange w:id="103" w:author="Dorota Frydecka" w:date="2026-08-24T22:01:00Z" w16du:dateUtc="2026-08-24T20:01:00Z">
                    <w:rPr/>
                  </w:rPrChange>
                </w:rPr>
                <w:t>nie może mieć zmienianej selekcji cech.</w:t>
              </w:r>
            </w:ins>
          </w:p>
        </w:tc>
      </w:tr>
    </w:tbl>
    <w:p w14:paraId="037C8121" w14:textId="77777777" w:rsidR="00D16EA7" w:rsidRPr="00C93A22" w:rsidRDefault="008C0782">
      <w:pPr>
        <w:rPr>
          <w:lang w:val="pl-PL"/>
        </w:rPr>
      </w:pPr>
      <w:r w:rsidRPr="00C93A22">
        <w:rPr>
          <w:lang w:val="pl-PL"/>
        </w:rPr>
        <w:t>Po zakończeniu 16-tygodniowej zaślepionej walidacji grupa 120 osób przechodzi do dodatkowej 8-tygodniowej fazy użytkowej. Łączny udział tej grupy wynosi zatem 24 tygodnie. W tygodniach 17–24 terapeuta może otrzymywać raporty z panelu. Dane z fazy użytkowej nie będą służyły do ponownego strojenia ani do podstawowego potwierdzania trafności zamrożonego modelu.</w:t>
      </w:r>
    </w:p>
    <w:p w14:paraId="5A7290B3" w14:textId="77777777" w:rsidR="00D16EA7" w:rsidRPr="00C93A22" w:rsidRDefault="008C0782">
      <w:pPr>
        <w:pStyle w:val="Heading1"/>
        <w:rPr>
          <w:lang w:val="pl-PL"/>
        </w:rPr>
      </w:pPr>
      <w:r w:rsidRPr="00C93A22">
        <w:rPr>
          <w:lang w:val="pl-PL"/>
        </w:rPr>
        <w:t>3.</w:t>
      </w:r>
      <w:commentRangeStart w:id="104"/>
      <w:r w:rsidRPr="00C93A22">
        <w:rPr>
          <w:lang w:val="pl-PL"/>
        </w:rPr>
        <w:t xml:space="preserve"> Populacja i kryteria włączenia</w:t>
      </w:r>
      <w:commentRangeEnd w:id="104"/>
      <w:r w:rsidR="002D2A83" w:rsidRPr="00C93A22">
        <w:rPr>
          <w:rStyle w:val="CommentReference"/>
          <w:sz w:val="29"/>
          <w:szCs w:val="28"/>
          <w:lang w:val="pl-PL"/>
        </w:rPr>
        <w:commentReference w:id="104"/>
      </w:r>
    </w:p>
    <w:p w14:paraId="78260854" w14:textId="77777777" w:rsidR="00D16EA7" w:rsidRPr="00C93A22" w:rsidRDefault="008C0782">
      <w:pPr>
        <w:rPr>
          <w:lang w:val="pl-PL"/>
        </w:rPr>
      </w:pPr>
      <w:r w:rsidRPr="00C93A22">
        <w:rPr>
          <w:lang w:val="pl-PL"/>
        </w:rPr>
        <w:t>Badaniem zostaną objęte osoby dorosłe w wieku 18–65 lat uczestniczące w indywidualnej psychoterapii ambulatoryjnej z powodu trudności dotyczących dobrostanu psychicznego, emocji lub codziennego funkcjonowania. Formalne rozpoznanie psychiatryczne nie jest warunkiem udziału. Rozpoznania, jeśli są znane, mogą być rejestrowane jako cechy opisowe lub zmienne dodatkowe, ale nie będą definiowały głównego wyniku badania.</w:t>
      </w:r>
    </w:p>
    <w:p w14:paraId="661A6E88" w14:textId="77777777" w:rsidR="00D16EA7" w:rsidRPr="00C93A22" w:rsidRDefault="008C0782">
      <w:pPr>
        <w:rPr>
          <w:lang w:val="pl-PL"/>
        </w:rPr>
      </w:pPr>
      <w:r w:rsidRPr="00C93A22">
        <w:rPr>
          <w:lang w:val="pl-PL"/>
        </w:rPr>
        <w:t>Główna część rekrutacji będzie obejmowała osoby na początku psychoterapii, preferencyjnie do czwartej sesji w chwili rozpoczęcia obserwacji. Dopuszcza się również udział osób pozostających dłużej w terapii, aby sprawdzić, czy zależności obserwowane na początku procesu utrzymują się w warunkach bardziej stabilnej, trwającej psychoterapii.</w:t>
      </w:r>
    </w:p>
    <w:p w14:paraId="1F0F4687" w14:textId="77777777" w:rsidR="00D16EA7" w:rsidRDefault="008C0782">
      <w:pPr>
        <w:rPr>
          <w:ins w:id="105" w:author="Dorota Frydecka" w:date="2026-08-24T22:28:00Z" w16du:dateUtc="2026-08-24T20:28:00Z"/>
          <w:lang w:val="pl-PL"/>
        </w:rPr>
      </w:pPr>
      <w:r w:rsidRPr="00C93A22">
        <w:rPr>
          <w:lang w:val="pl-PL"/>
        </w:rPr>
        <w:t xml:space="preserve">Badanie nie będzie ograniczone do jednego nurtu psychoterapii. Dopuszczone będą m.in. podejścia poznawczo-behawioralne i trzeciej fali, psychodynamiczne i psychoanalityczne, integracyjne, humanistyczne oraz systemowe. Celem nie </w:t>
      </w:r>
      <w:r w:rsidRPr="00C93A22">
        <w:rPr>
          <w:lang w:val="pl-PL"/>
        </w:rPr>
        <w:lastRenderedPageBreak/>
        <w:t>jest porównywanie skuteczności szkół terapeutycznych. Nurt będzie traktowany jako cecha mogąca wpływać na uogólnienie wyników i sposób korzystania z panelu.</w:t>
      </w:r>
    </w:p>
    <w:p w14:paraId="56E4DF38" w14:textId="77777777" w:rsidR="005F3CE1" w:rsidRDefault="005F3CE1">
      <w:pPr>
        <w:rPr>
          <w:ins w:id="106" w:author="Dorota Frydecka" w:date="2026-08-24T22:28:00Z" w16du:dateUtc="2026-08-24T20:28:00Z"/>
          <w:lang w:val="pl-PL"/>
        </w:rPr>
      </w:pPr>
    </w:p>
    <w:p w14:paraId="59806A74" w14:textId="77777777" w:rsidR="00165017" w:rsidRPr="00165017" w:rsidRDefault="00165017" w:rsidP="00165017">
      <w:pPr>
        <w:rPr>
          <w:ins w:id="107" w:author="Dorota Frydecka" w:date="2026-08-24T22:28:00Z"/>
          <w:b/>
          <w:bCs/>
        </w:rPr>
      </w:pPr>
      <w:ins w:id="108" w:author="Dorota Frydecka" w:date="2026-08-24T22:28:00Z">
        <w:r w:rsidRPr="00165017">
          <w:rPr>
            <w:b/>
            <w:bCs/>
          </w:rPr>
          <w:t>Kryteria włączenia</w:t>
        </w:r>
      </w:ins>
    </w:p>
    <w:p w14:paraId="2E80DB5A" w14:textId="77777777" w:rsidR="00165017" w:rsidRPr="00165017" w:rsidRDefault="00165017" w:rsidP="00165017">
      <w:pPr>
        <w:numPr>
          <w:ilvl w:val="0"/>
          <w:numId w:val="13"/>
        </w:numPr>
        <w:rPr>
          <w:ins w:id="109" w:author="Dorota Frydecka" w:date="2026-08-24T22:28:00Z"/>
        </w:rPr>
      </w:pPr>
      <w:ins w:id="110" w:author="Dorota Frydecka" w:date="2026-08-24T22:28:00Z">
        <w:r w:rsidRPr="00165017">
          <w:t xml:space="preserve">wiek </w:t>
        </w:r>
        <w:r w:rsidRPr="00165017">
          <w:rPr>
            <w:b/>
            <w:bCs/>
          </w:rPr>
          <w:t>≥18 lat</w:t>
        </w:r>
        <w:r w:rsidRPr="00165017">
          <w:t xml:space="preserve">, </w:t>
        </w:r>
      </w:ins>
    </w:p>
    <w:p w14:paraId="206BE529" w14:textId="77777777" w:rsidR="00165017" w:rsidRPr="005C7288" w:rsidRDefault="00165017" w:rsidP="00165017">
      <w:pPr>
        <w:numPr>
          <w:ilvl w:val="0"/>
          <w:numId w:val="13"/>
        </w:numPr>
        <w:rPr>
          <w:ins w:id="111" w:author="Dorota Frydecka" w:date="2026-08-24T22:28:00Z"/>
          <w:lang w:val="pl-PL"/>
          <w:rPrChange w:id="112" w:author="Dorota Frydecka" w:date="2026-08-24T22:29:00Z" w16du:dateUtc="2026-08-24T20:29:00Z">
            <w:rPr>
              <w:ins w:id="113" w:author="Dorota Frydecka" w:date="2026-08-24T22:28:00Z"/>
            </w:rPr>
          </w:rPrChange>
        </w:rPr>
      </w:pPr>
      <w:ins w:id="114" w:author="Dorota Frydecka" w:date="2026-08-24T22:28:00Z">
        <w:r w:rsidRPr="005C7288">
          <w:rPr>
            <w:lang w:val="pl-PL"/>
            <w:rPrChange w:id="115" w:author="Dorota Frydecka" w:date="2026-08-24T22:29:00Z" w16du:dateUtc="2026-08-24T20:29:00Z">
              <w:rPr/>
            </w:rPrChange>
          </w:rPr>
          <w:t xml:space="preserve">zdolność do świadomego wyrażenia zgody na udział w badaniu, </w:t>
        </w:r>
      </w:ins>
    </w:p>
    <w:p w14:paraId="66432B16" w14:textId="77777777" w:rsidR="00165017" w:rsidRPr="005C7288" w:rsidRDefault="00165017" w:rsidP="00165017">
      <w:pPr>
        <w:numPr>
          <w:ilvl w:val="0"/>
          <w:numId w:val="13"/>
        </w:numPr>
        <w:rPr>
          <w:ins w:id="116" w:author="Dorota Frydecka" w:date="2026-08-24T22:28:00Z"/>
          <w:lang w:val="pl-PL"/>
          <w:rPrChange w:id="117" w:author="Dorota Frydecka" w:date="2026-08-24T22:29:00Z" w16du:dateUtc="2026-08-24T20:29:00Z">
            <w:rPr>
              <w:ins w:id="118" w:author="Dorota Frydecka" w:date="2026-08-24T22:28:00Z"/>
            </w:rPr>
          </w:rPrChange>
        </w:rPr>
      </w:pPr>
      <w:ins w:id="119" w:author="Dorota Frydecka" w:date="2026-08-24T22:28:00Z">
        <w:r w:rsidRPr="005C7288">
          <w:rPr>
            <w:lang w:val="pl-PL"/>
            <w:rPrChange w:id="120" w:author="Dorota Frydecka" w:date="2026-08-24T22:29:00Z" w16du:dateUtc="2026-08-24T20:29:00Z">
              <w:rPr/>
            </w:rPrChange>
          </w:rPr>
          <w:t xml:space="preserve">posiadanie kompatybilnego smartfona lub możliwość korzystania z urządzenia zapewnionego w projekcie, </w:t>
        </w:r>
      </w:ins>
    </w:p>
    <w:p w14:paraId="39D8D8FD" w14:textId="77777777" w:rsidR="00165017" w:rsidRPr="005C7288" w:rsidRDefault="00165017" w:rsidP="00165017">
      <w:pPr>
        <w:numPr>
          <w:ilvl w:val="0"/>
          <w:numId w:val="13"/>
        </w:numPr>
        <w:rPr>
          <w:ins w:id="121" w:author="Dorota Frydecka" w:date="2026-08-24T22:28:00Z"/>
          <w:lang w:val="pl-PL"/>
          <w:rPrChange w:id="122" w:author="Dorota Frydecka" w:date="2026-08-24T22:29:00Z" w16du:dateUtc="2026-08-24T20:29:00Z">
            <w:rPr>
              <w:ins w:id="123" w:author="Dorota Frydecka" w:date="2026-08-24T22:28:00Z"/>
            </w:rPr>
          </w:rPrChange>
        </w:rPr>
      </w:pPr>
      <w:ins w:id="124" w:author="Dorota Frydecka" w:date="2026-08-24T22:28:00Z">
        <w:r w:rsidRPr="005C7288">
          <w:rPr>
            <w:lang w:val="pl-PL"/>
            <w:rPrChange w:id="125" w:author="Dorota Frydecka" w:date="2026-08-24T22:29:00Z" w16du:dateUtc="2026-08-24T20:29:00Z">
              <w:rPr/>
            </w:rPrChange>
          </w:rPr>
          <w:t xml:space="preserve">gotowość do korzystania z aplikacji badawczej i pasywnego zbierania danych przez cały okres obserwacji, </w:t>
        </w:r>
      </w:ins>
    </w:p>
    <w:p w14:paraId="4F092E43" w14:textId="77777777" w:rsidR="00165017" w:rsidRPr="005C7288" w:rsidRDefault="00165017" w:rsidP="00165017">
      <w:pPr>
        <w:numPr>
          <w:ilvl w:val="0"/>
          <w:numId w:val="13"/>
        </w:numPr>
        <w:rPr>
          <w:ins w:id="126" w:author="Dorota Frydecka" w:date="2026-08-24T22:28:00Z"/>
          <w:lang w:val="pl-PL"/>
          <w:rPrChange w:id="127" w:author="Dorota Frydecka" w:date="2026-08-24T22:29:00Z" w16du:dateUtc="2026-08-24T20:29:00Z">
            <w:rPr>
              <w:ins w:id="128" w:author="Dorota Frydecka" w:date="2026-08-24T22:28:00Z"/>
            </w:rPr>
          </w:rPrChange>
        </w:rPr>
      </w:pPr>
      <w:ins w:id="129" w:author="Dorota Frydecka" w:date="2026-08-24T22:28:00Z">
        <w:r w:rsidRPr="005C7288">
          <w:rPr>
            <w:lang w:val="pl-PL"/>
            <w:rPrChange w:id="130" w:author="Dorota Frydecka" w:date="2026-08-24T22:29:00Z" w16du:dateUtc="2026-08-24T20:29:00Z">
              <w:rPr/>
            </w:rPrChange>
          </w:rPr>
          <w:t xml:space="preserve">gotowość do regularnego wykonywania pomiarów referencyjnych dobrostanu psychicznego, </w:t>
        </w:r>
      </w:ins>
    </w:p>
    <w:p w14:paraId="2E409DB4" w14:textId="77777777" w:rsidR="00165017" w:rsidRPr="005C7288" w:rsidRDefault="00165017" w:rsidP="00165017">
      <w:pPr>
        <w:numPr>
          <w:ilvl w:val="0"/>
          <w:numId w:val="13"/>
        </w:numPr>
        <w:rPr>
          <w:ins w:id="131" w:author="Dorota Frydecka" w:date="2026-08-24T22:28:00Z"/>
          <w:lang w:val="pl-PL"/>
          <w:rPrChange w:id="132" w:author="Dorota Frydecka" w:date="2026-08-24T22:29:00Z" w16du:dateUtc="2026-08-24T20:29:00Z">
            <w:rPr>
              <w:ins w:id="133" w:author="Dorota Frydecka" w:date="2026-08-24T22:28:00Z"/>
            </w:rPr>
          </w:rPrChange>
        </w:rPr>
      </w:pPr>
      <w:ins w:id="134" w:author="Dorota Frydecka" w:date="2026-08-24T22:28:00Z">
        <w:r w:rsidRPr="005C7288">
          <w:rPr>
            <w:lang w:val="pl-PL"/>
            <w:rPrChange w:id="135" w:author="Dorota Frydecka" w:date="2026-08-24T22:29:00Z" w16du:dateUtc="2026-08-24T20:29:00Z">
              <w:rPr/>
            </w:rPrChange>
          </w:rPr>
          <w:t xml:space="preserve">gotowość do udziału w badaniu przez co najmniej </w:t>
        </w:r>
        <w:r w:rsidRPr="005C7288">
          <w:rPr>
            <w:b/>
            <w:bCs/>
            <w:lang w:val="pl-PL"/>
            <w:rPrChange w:id="136" w:author="Dorota Frydecka" w:date="2026-08-24T22:29:00Z" w16du:dateUtc="2026-08-24T20:29:00Z">
              <w:rPr>
                <w:b/>
                <w:bCs/>
              </w:rPr>
            </w:rPrChange>
          </w:rPr>
          <w:t>12 tygodni</w:t>
        </w:r>
        <w:r w:rsidRPr="005C7288">
          <w:rPr>
            <w:lang w:val="pl-PL"/>
            <w:rPrChange w:id="137" w:author="Dorota Frydecka" w:date="2026-08-24T22:29:00Z" w16du:dateUtc="2026-08-24T20:29:00Z">
              <w:rPr/>
            </w:rPrChange>
          </w:rPr>
          <w:t xml:space="preserve">, </w:t>
        </w:r>
      </w:ins>
    </w:p>
    <w:p w14:paraId="7FEEC24D" w14:textId="77777777" w:rsidR="00165017" w:rsidRPr="005C7288" w:rsidRDefault="00165017" w:rsidP="00165017">
      <w:pPr>
        <w:numPr>
          <w:ilvl w:val="0"/>
          <w:numId w:val="13"/>
        </w:numPr>
        <w:rPr>
          <w:ins w:id="138" w:author="Dorota Frydecka" w:date="2026-08-24T22:28:00Z"/>
          <w:lang w:val="pl-PL"/>
          <w:rPrChange w:id="139" w:author="Dorota Frydecka" w:date="2026-08-24T22:29:00Z" w16du:dateUtc="2026-08-24T20:29:00Z">
            <w:rPr>
              <w:ins w:id="140" w:author="Dorota Frydecka" w:date="2026-08-24T22:28:00Z"/>
            </w:rPr>
          </w:rPrChange>
        </w:rPr>
      </w:pPr>
      <w:ins w:id="141" w:author="Dorota Frydecka" w:date="2026-08-24T22:28:00Z">
        <w:r w:rsidRPr="005C7288">
          <w:rPr>
            <w:lang w:val="pl-PL"/>
            <w:rPrChange w:id="142" w:author="Dorota Frydecka" w:date="2026-08-24T22:29:00Z" w16du:dateUtc="2026-08-24T20:29:00Z">
              <w:rPr/>
            </w:rPrChange>
          </w:rPr>
          <w:t xml:space="preserve">znajomość języka polskiego w stopniu umożliwiającym korzystanie z aplikacji i wypełnianie narzędzi badawczych, </w:t>
        </w:r>
      </w:ins>
    </w:p>
    <w:p w14:paraId="05A101DB" w14:textId="77777777" w:rsidR="00165017" w:rsidRPr="005C7288" w:rsidRDefault="00165017" w:rsidP="00165017">
      <w:pPr>
        <w:numPr>
          <w:ilvl w:val="0"/>
          <w:numId w:val="13"/>
        </w:numPr>
        <w:rPr>
          <w:ins w:id="143" w:author="Dorota Frydecka" w:date="2026-08-24T22:28:00Z"/>
          <w:lang w:val="pl-PL"/>
          <w:rPrChange w:id="144" w:author="Dorota Frydecka" w:date="2026-08-24T22:29:00Z" w16du:dateUtc="2026-08-24T20:29:00Z">
            <w:rPr>
              <w:ins w:id="145" w:author="Dorota Frydecka" w:date="2026-08-24T22:28:00Z"/>
            </w:rPr>
          </w:rPrChange>
        </w:rPr>
      </w:pPr>
      <w:ins w:id="146" w:author="Dorota Frydecka" w:date="2026-08-24T22:28:00Z">
        <w:r w:rsidRPr="005C7288">
          <w:rPr>
            <w:lang w:val="pl-PL"/>
            <w:rPrChange w:id="147" w:author="Dorota Frydecka" w:date="2026-08-24T22:29:00Z" w16du:dateUtc="2026-08-24T20:29:00Z">
              <w:rPr/>
            </w:rPrChange>
          </w:rPr>
          <w:t xml:space="preserve">w analizie z wykorzystaniem wearable: możliwość regularnego noszenia opaski i zgoda na zbieranie danych fizjologicznych. </w:t>
        </w:r>
      </w:ins>
    </w:p>
    <w:p w14:paraId="0CD0E808" w14:textId="77777777" w:rsidR="00165017" w:rsidRPr="00165017" w:rsidRDefault="00165017" w:rsidP="00165017">
      <w:pPr>
        <w:rPr>
          <w:ins w:id="148" w:author="Dorota Frydecka" w:date="2026-08-24T22:28:00Z"/>
          <w:b/>
          <w:bCs/>
        </w:rPr>
      </w:pPr>
      <w:ins w:id="149" w:author="Dorota Frydecka" w:date="2026-08-24T22:28:00Z">
        <w:r w:rsidRPr="00165017">
          <w:rPr>
            <w:b/>
            <w:bCs/>
          </w:rPr>
          <w:t>Kryteria wykluczenia</w:t>
        </w:r>
      </w:ins>
    </w:p>
    <w:p w14:paraId="45623A98" w14:textId="77777777" w:rsidR="00165017" w:rsidRPr="005C7288" w:rsidRDefault="00165017" w:rsidP="00165017">
      <w:pPr>
        <w:numPr>
          <w:ilvl w:val="0"/>
          <w:numId w:val="14"/>
        </w:numPr>
        <w:rPr>
          <w:ins w:id="150" w:author="Dorota Frydecka" w:date="2026-08-24T22:28:00Z"/>
          <w:lang w:val="pl-PL"/>
          <w:rPrChange w:id="151" w:author="Dorota Frydecka" w:date="2026-08-24T22:29:00Z" w16du:dateUtc="2026-08-24T20:29:00Z">
            <w:rPr>
              <w:ins w:id="152" w:author="Dorota Frydecka" w:date="2026-08-24T22:28:00Z"/>
            </w:rPr>
          </w:rPrChange>
        </w:rPr>
      </w:pPr>
      <w:ins w:id="153" w:author="Dorota Frydecka" w:date="2026-08-24T22:28:00Z">
        <w:r w:rsidRPr="005C7288">
          <w:rPr>
            <w:lang w:val="pl-PL"/>
            <w:rPrChange w:id="154" w:author="Dorota Frydecka" w:date="2026-08-24T22:29:00Z" w16du:dateUtc="2026-08-24T20:29:00Z">
              <w:rPr/>
            </w:rPrChange>
          </w:rPr>
          <w:t xml:space="preserve">brak zdolności do świadomego wyrażenia zgody, </w:t>
        </w:r>
      </w:ins>
    </w:p>
    <w:p w14:paraId="646EC231" w14:textId="77777777" w:rsidR="00165017" w:rsidRPr="005C7288" w:rsidRDefault="00165017" w:rsidP="00165017">
      <w:pPr>
        <w:numPr>
          <w:ilvl w:val="0"/>
          <w:numId w:val="14"/>
        </w:numPr>
        <w:rPr>
          <w:ins w:id="155" w:author="Dorota Frydecka" w:date="2026-08-24T22:28:00Z"/>
          <w:lang w:val="pl-PL"/>
          <w:rPrChange w:id="156" w:author="Dorota Frydecka" w:date="2026-08-24T22:29:00Z" w16du:dateUtc="2026-08-24T20:29:00Z">
            <w:rPr>
              <w:ins w:id="157" w:author="Dorota Frydecka" w:date="2026-08-24T22:28:00Z"/>
            </w:rPr>
          </w:rPrChange>
        </w:rPr>
      </w:pPr>
      <w:ins w:id="158" w:author="Dorota Frydecka" w:date="2026-08-24T22:28:00Z">
        <w:r w:rsidRPr="005C7288">
          <w:rPr>
            <w:lang w:val="pl-PL"/>
            <w:rPrChange w:id="159" w:author="Dorota Frydecka" w:date="2026-08-24T22:29:00Z" w16du:dateUtc="2026-08-24T20:29:00Z">
              <w:rPr/>
            </w:rPrChange>
          </w:rPr>
          <w:t xml:space="preserve">stan psychiczny lub somatyczny uniemożliwiający realizację procedur badania, </w:t>
        </w:r>
      </w:ins>
    </w:p>
    <w:p w14:paraId="081CBE00" w14:textId="77777777" w:rsidR="00165017" w:rsidRPr="005C7288" w:rsidRDefault="00165017" w:rsidP="00165017">
      <w:pPr>
        <w:numPr>
          <w:ilvl w:val="0"/>
          <w:numId w:val="14"/>
        </w:numPr>
        <w:rPr>
          <w:ins w:id="160" w:author="Dorota Frydecka" w:date="2026-08-24T22:28:00Z"/>
          <w:lang w:val="pl-PL"/>
          <w:rPrChange w:id="161" w:author="Dorota Frydecka" w:date="2026-08-24T22:29:00Z" w16du:dateUtc="2026-08-24T20:29:00Z">
            <w:rPr>
              <w:ins w:id="162" w:author="Dorota Frydecka" w:date="2026-08-24T22:28:00Z"/>
            </w:rPr>
          </w:rPrChange>
        </w:rPr>
      </w:pPr>
      <w:ins w:id="163" w:author="Dorota Frydecka" w:date="2026-08-24T22:28:00Z">
        <w:r w:rsidRPr="005C7288">
          <w:rPr>
            <w:lang w:val="pl-PL"/>
            <w:rPrChange w:id="164" w:author="Dorota Frydecka" w:date="2026-08-24T22:29:00Z" w16du:dateUtc="2026-08-24T20:29:00Z">
              <w:rPr/>
            </w:rPrChange>
          </w:rPr>
          <w:t xml:space="preserve">ostry stan wymagający natychmiastowej interwencji medycznej lub hospitalizacji, </w:t>
        </w:r>
      </w:ins>
    </w:p>
    <w:p w14:paraId="51B1C490" w14:textId="77777777" w:rsidR="00165017" w:rsidRPr="005C7288" w:rsidRDefault="00165017" w:rsidP="00165017">
      <w:pPr>
        <w:numPr>
          <w:ilvl w:val="0"/>
          <w:numId w:val="14"/>
        </w:numPr>
        <w:rPr>
          <w:ins w:id="165" w:author="Dorota Frydecka" w:date="2026-08-24T22:28:00Z"/>
          <w:lang w:val="pl-PL"/>
          <w:rPrChange w:id="166" w:author="Dorota Frydecka" w:date="2026-08-24T22:29:00Z" w16du:dateUtc="2026-08-24T20:29:00Z">
            <w:rPr>
              <w:ins w:id="167" w:author="Dorota Frydecka" w:date="2026-08-24T22:28:00Z"/>
            </w:rPr>
          </w:rPrChange>
        </w:rPr>
      </w:pPr>
      <w:ins w:id="168" w:author="Dorota Frydecka" w:date="2026-08-24T22:28:00Z">
        <w:r w:rsidRPr="005C7288">
          <w:rPr>
            <w:lang w:val="pl-PL"/>
            <w:rPrChange w:id="169" w:author="Dorota Frydecka" w:date="2026-08-24T22:29:00Z" w16du:dateUtc="2026-08-24T20:29:00Z">
              <w:rPr/>
            </w:rPrChange>
          </w:rPr>
          <w:t xml:space="preserve">istotne zaburzenia poznawcze, neurologiczne, sensoryczne lub ruchowe uniemożliwiające korzystanie z aplikacji lub wykonywanie wymaganych pomiarów, </w:t>
        </w:r>
      </w:ins>
    </w:p>
    <w:p w14:paraId="2BCEBBDA" w14:textId="77777777" w:rsidR="00165017" w:rsidRPr="005C7288" w:rsidRDefault="00165017" w:rsidP="00165017">
      <w:pPr>
        <w:numPr>
          <w:ilvl w:val="0"/>
          <w:numId w:val="14"/>
        </w:numPr>
        <w:rPr>
          <w:ins w:id="170" w:author="Dorota Frydecka" w:date="2026-08-24T22:28:00Z"/>
          <w:lang w:val="pl-PL"/>
          <w:rPrChange w:id="171" w:author="Dorota Frydecka" w:date="2026-08-24T22:29:00Z" w16du:dateUtc="2026-08-24T20:29:00Z">
            <w:rPr>
              <w:ins w:id="172" w:author="Dorota Frydecka" w:date="2026-08-24T22:28:00Z"/>
            </w:rPr>
          </w:rPrChange>
        </w:rPr>
      </w:pPr>
      <w:ins w:id="173" w:author="Dorota Frydecka" w:date="2026-08-24T22:28:00Z">
        <w:r w:rsidRPr="005C7288">
          <w:rPr>
            <w:lang w:val="pl-PL"/>
            <w:rPrChange w:id="174" w:author="Dorota Frydecka" w:date="2026-08-24T22:29:00Z" w16du:dateUtc="2026-08-24T20:29:00Z">
              <w:rPr/>
            </w:rPrChange>
          </w:rPr>
          <w:t xml:space="preserve">techniczna niemożność ciągłego zbierania wymaganych danych ze smartfona, </w:t>
        </w:r>
      </w:ins>
    </w:p>
    <w:p w14:paraId="3509777B" w14:textId="77777777" w:rsidR="00165017" w:rsidRPr="005C7288" w:rsidRDefault="00165017" w:rsidP="00165017">
      <w:pPr>
        <w:numPr>
          <w:ilvl w:val="0"/>
          <w:numId w:val="14"/>
        </w:numPr>
        <w:rPr>
          <w:ins w:id="175" w:author="Dorota Frydecka" w:date="2026-08-24T22:28:00Z"/>
          <w:lang w:val="pl-PL"/>
          <w:rPrChange w:id="176" w:author="Dorota Frydecka" w:date="2026-08-24T22:29:00Z" w16du:dateUtc="2026-08-24T20:29:00Z">
            <w:rPr>
              <w:ins w:id="177" w:author="Dorota Frydecka" w:date="2026-08-24T22:28:00Z"/>
            </w:rPr>
          </w:rPrChange>
        </w:rPr>
      </w:pPr>
      <w:ins w:id="178" w:author="Dorota Frydecka" w:date="2026-08-24T22:28:00Z">
        <w:r w:rsidRPr="005C7288">
          <w:rPr>
            <w:lang w:val="pl-PL"/>
            <w:rPrChange w:id="179" w:author="Dorota Frydecka" w:date="2026-08-24T22:29:00Z" w16du:dateUtc="2026-08-24T20:29:00Z">
              <w:rPr/>
            </w:rPrChange>
          </w:rPr>
          <w:t xml:space="preserve">w analizach obejmujących wearable: przeciwwskazanie lub trwała niemożność regularnego noszenia opaski, </w:t>
        </w:r>
      </w:ins>
    </w:p>
    <w:p w14:paraId="473988FE" w14:textId="77777777" w:rsidR="00165017" w:rsidRPr="005C7288" w:rsidRDefault="00165017" w:rsidP="00165017">
      <w:pPr>
        <w:numPr>
          <w:ilvl w:val="0"/>
          <w:numId w:val="14"/>
        </w:numPr>
        <w:rPr>
          <w:ins w:id="180" w:author="Dorota Frydecka" w:date="2026-08-24T22:28:00Z"/>
          <w:lang w:val="pl-PL"/>
          <w:rPrChange w:id="181" w:author="Dorota Frydecka" w:date="2026-08-24T22:29:00Z" w16du:dateUtc="2026-08-24T20:29:00Z">
            <w:rPr>
              <w:ins w:id="182" w:author="Dorota Frydecka" w:date="2026-08-24T22:28:00Z"/>
            </w:rPr>
          </w:rPrChange>
        </w:rPr>
      </w:pPr>
      <w:ins w:id="183" w:author="Dorota Frydecka" w:date="2026-08-24T22:28:00Z">
        <w:r w:rsidRPr="005C7288">
          <w:rPr>
            <w:lang w:val="pl-PL"/>
            <w:rPrChange w:id="184" w:author="Dorota Frydecka" w:date="2026-08-24T22:29:00Z" w16du:dateUtc="2026-08-24T20:29:00Z">
              <w:rPr/>
            </w:rPrChange>
          </w:rPr>
          <w:t>równoczesny udział w innym badaniu lub interwencji, która mogłaby istotnie zaburzać ocenę głównych wyników projektu.</w:t>
        </w:r>
      </w:ins>
    </w:p>
    <w:p w14:paraId="12C3CB27" w14:textId="77777777" w:rsidR="005F3CE1" w:rsidRDefault="005F3CE1">
      <w:pPr>
        <w:rPr>
          <w:ins w:id="185" w:author="Dorota Frydecka" w:date="2026-08-24T22:29:00Z" w16du:dateUtc="2026-08-24T20:29:00Z"/>
          <w:lang w:val="pl-PL"/>
        </w:rPr>
      </w:pPr>
    </w:p>
    <w:p w14:paraId="758EE669" w14:textId="77777777" w:rsidR="005C7288" w:rsidRDefault="005C7288">
      <w:pPr>
        <w:rPr>
          <w:ins w:id="186" w:author="Dorota Frydecka" w:date="2026-08-24T22:28:00Z" w16du:dateUtc="2026-08-24T20:28:00Z"/>
          <w:lang w:val="pl-PL"/>
        </w:rPr>
      </w:pPr>
    </w:p>
    <w:p w14:paraId="6505A520" w14:textId="77777777" w:rsidR="005F3CE1" w:rsidRPr="00C93A22" w:rsidRDefault="005F3CE1">
      <w:pPr>
        <w:rPr>
          <w:lang w:val="pl-PL"/>
        </w:rPr>
      </w:pPr>
    </w:p>
    <w:tbl>
      <w:tblPr>
        <w:tblStyle w:val="TableGrid"/>
        <w:tblW w:w="0" w:type="auto"/>
        <w:jc w:val="center"/>
        <w:tblLook w:val="04A0" w:firstRow="1" w:lastRow="0" w:firstColumn="1" w:lastColumn="0" w:noHBand="0" w:noVBand="1"/>
      </w:tblPr>
      <w:tblGrid>
        <w:gridCol w:w="5095"/>
        <w:gridCol w:w="5095"/>
      </w:tblGrid>
      <w:tr w:rsidR="00D16EA7" w14:paraId="0388636C" w14:textId="77777777">
        <w:trPr>
          <w:jc w:val="center"/>
        </w:trPr>
        <w:tc>
          <w:tcPr>
            <w:tcW w:w="5100" w:type="dxa"/>
            <w:shd w:val="clear" w:color="auto" w:fill="E6EEF5"/>
            <w:tcMar>
              <w:top w:w="65" w:type="dxa"/>
              <w:left w:w="80" w:type="dxa"/>
              <w:bottom w:w="65" w:type="dxa"/>
              <w:right w:w="80" w:type="dxa"/>
            </w:tcMar>
            <w:vAlign w:val="center"/>
          </w:tcPr>
          <w:p w14:paraId="28116AD5" w14:textId="77777777" w:rsidR="00D16EA7" w:rsidRDefault="008C0782">
            <w:pPr>
              <w:spacing w:after="20" w:line="240" w:lineRule="auto"/>
            </w:pPr>
            <w:r>
              <w:rPr>
                <w:b/>
                <w:sz w:val="15"/>
              </w:rPr>
              <w:t>Kryteria włączenia</w:t>
            </w:r>
          </w:p>
        </w:tc>
        <w:tc>
          <w:tcPr>
            <w:tcW w:w="5100" w:type="dxa"/>
            <w:shd w:val="clear" w:color="auto" w:fill="E6EEF5"/>
            <w:tcMar>
              <w:top w:w="65" w:type="dxa"/>
              <w:left w:w="80" w:type="dxa"/>
              <w:bottom w:w="65" w:type="dxa"/>
              <w:right w:w="80" w:type="dxa"/>
            </w:tcMar>
            <w:vAlign w:val="center"/>
          </w:tcPr>
          <w:p w14:paraId="3F3C334A" w14:textId="77777777" w:rsidR="00D16EA7" w:rsidRDefault="008C0782">
            <w:pPr>
              <w:spacing w:after="20" w:line="240" w:lineRule="auto"/>
            </w:pPr>
            <w:r>
              <w:rPr>
                <w:b/>
                <w:sz w:val="15"/>
              </w:rPr>
              <w:t>Kryteria wyłączenia / czasowego odroczenia</w:t>
            </w:r>
          </w:p>
        </w:tc>
      </w:tr>
      <w:tr w:rsidR="00D16EA7" w:rsidRPr="005F3CE1" w14:paraId="61123343" w14:textId="77777777">
        <w:trPr>
          <w:jc w:val="center"/>
        </w:trPr>
        <w:tc>
          <w:tcPr>
            <w:tcW w:w="5100" w:type="dxa"/>
            <w:tcMar>
              <w:top w:w="65" w:type="dxa"/>
              <w:left w:w="80" w:type="dxa"/>
              <w:bottom w:w="65" w:type="dxa"/>
              <w:right w:w="80" w:type="dxa"/>
            </w:tcMar>
            <w:vAlign w:val="center"/>
          </w:tcPr>
          <w:p w14:paraId="225AC8EE" w14:textId="77777777" w:rsidR="00D16EA7" w:rsidRPr="00C93A22" w:rsidRDefault="008C0782">
            <w:pPr>
              <w:spacing w:after="20" w:line="240" w:lineRule="auto"/>
              <w:rPr>
                <w:lang w:val="pl-PL"/>
              </w:rPr>
            </w:pPr>
            <w:r w:rsidRPr="00C93A22">
              <w:rPr>
                <w:sz w:val="15"/>
                <w:lang w:val="pl-PL"/>
              </w:rPr>
              <w:t>wiek 18–65 lat i zdolność do świadomego wyrażenia zgody;</w:t>
            </w:r>
          </w:p>
        </w:tc>
        <w:tc>
          <w:tcPr>
            <w:tcW w:w="5100" w:type="dxa"/>
            <w:tcMar>
              <w:top w:w="65" w:type="dxa"/>
              <w:left w:w="80" w:type="dxa"/>
              <w:bottom w:w="65" w:type="dxa"/>
              <w:right w:w="80" w:type="dxa"/>
            </w:tcMar>
            <w:vAlign w:val="center"/>
          </w:tcPr>
          <w:p w14:paraId="0FDB09C3" w14:textId="77777777" w:rsidR="00D16EA7" w:rsidRPr="00C93A22" w:rsidRDefault="008C0782">
            <w:pPr>
              <w:spacing w:after="20" w:line="240" w:lineRule="auto"/>
              <w:rPr>
                <w:lang w:val="pl-PL"/>
              </w:rPr>
            </w:pPr>
            <w:r w:rsidRPr="00C93A22">
              <w:rPr>
                <w:sz w:val="15"/>
                <w:lang w:val="pl-PL"/>
              </w:rPr>
              <w:t>brak możliwości świadomego wyrażenia zgody;</w:t>
            </w:r>
          </w:p>
        </w:tc>
      </w:tr>
      <w:tr w:rsidR="00D16EA7" w:rsidRPr="005F3CE1" w14:paraId="39929F74" w14:textId="77777777">
        <w:trPr>
          <w:jc w:val="center"/>
        </w:trPr>
        <w:tc>
          <w:tcPr>
            <w:tcW w:w="5100" w:type="dxa"/>
            <w:tcMar>
              <w:top w:w="65" w:type="dxa"/>
              <w:left w:w="80" w:type="dxa"/>
              <w:bottom w:w="65" w:type="dxa"/>
              <w:right w:w="80" w:type="dxa"/>
            </w:tcMar>
            <w:vAlign w:val="center"/>
          </w:tcPr>
          <w:p w14:paraId="12457EBD" w14:textId="77777777" w:rsidR="00D16EA7" w:rsidRPr="00C93A22" w:rsidRDefault="008C0782">
            <w:pPr>
              <w:spacing w:after="20" w:line="240" w:lineRule="auto"/>
              <w:rPr>
                <w:lang w:val="pl-PL"/>
              </w:rPr>
            </w:pPr>
            <w:r w:rsidRPr="00C93A22">
              <w:rPr>
                <w:sz w:val="15"/>
                <w:lang w:val="pl-PL"/>
              </w:rPr>
              <w:t>udział w indywidualnej psychoterapii ambulatoryjnej;</w:t>
            </w:r>
          </w:p>
        </w:tc>
        <w:tc>
          <w:tcPr>
            <w:tcW w:w="5100" w:type="dxa"/>
            <w:tcMar>
              <w:top w:w="65" w:type="dxa"/>
              <w:left w:w="80" w:type="dxa"/>
              <w:bottom w:w="65" w:type="dxa"/>
              <w:right w:w="80" w:type="dxa"/>
            </w:tcMar>
            <w:vAlign w:val="center"/>
          </w:tcPr>
          <w:p w14:paraId="0F1BD3A2" w14:textId="77777777" w:rsidR="00D16EA7" w:rsidRPr="00C93A22" w:rsidRDefault="008C0782">
            <w:pPr>
              <w:spacing w:after="20" w:line="240" w:lineRule="auto"/>
              <w:rPr>
                <w:lang w:val="pl-PL"/>
              </w:rPr>
            </w:pPr>
            <w:r w:rsidRPr="00C93A22">
              <w:rPr>
                <w:sz w:val="15"/>
                <w:lang w:val="pl-PL"/>
              </w:rPr>
              <w:t>ostry stan psychotyczny lub maniakalny;</w:t>
            </w:r>
          </w:p>
        </w:tc>
      </w:tr>
      <w:tr w:rsidR="00D16EA7" w:rsidRPr="005F3CE1" w14:paraId="19DC2D2D" w14:textId="77777777">
        <w:trPr>
          <w:jc w:val="center"/>
        </w:trPr>
        <w:tc>
          <w:tcPr>
            <w:tcW w:w="5100" w:type="dxa"/>
            <w:tcMar>
              <w:top w:w="65" w:type="dxa"/>
              <w:left w:w="80" w:type="dxa"/>
              <w:bottom w:w="65" w:type="dxa"/>
              <w:right w:w="80" w:type="dxa"/>
            </w:tcMar>
            <w:vAlign w:val="center"/>
          </w:tcPr>
          <w:p w14:paraId="48FC086C" w14:textId="77777777" w:rsidR="00D16EA7" w:rsidRPr="00C93A22" w:rsidRDefault="008C0782">
            <w:pPr>
              <w:spacing w:after="20" w:line="240" w:lineRule="auto"/>
              <w:rPr>
                <w:lang w:val="pl-PL"/>
              </w:rPr>
            </w:pPr>
            <w:r w:rsidRPr="00C93A22">
              <w:rPr>
                <w:sz w:val="15"/>
                <w:lang w:val="pl-PL"/>
              </w:rPr>
              <w:t>przewidywana możliwość kontynuacji udziału przez co najmniej 16 tygodni; w grupie walidacyjno-użytkowej – gotowość do udziału przez 24 tygodnie;</w:t>
            </w:r>
          </w:p>
        </w:tc>
        <w:tc>
          <w:tcPr>
            <w:tcW w:w="5100" w:type="dxa"/>
            <w:tcMar>
              <w:top w:w="65" w:type="dxa"/>
              <w:left w:w="80" w:type="dxa"/>
              <w:bottom w:w="65" w:type="dxa"/>
              <w:right w:w="80" w:type="dxa"/>
            </w:tcMar>
            <w:vAlign w:val="center"/>
          </w:tcPr>
          <w:p w14:paraId="07DBE490" w14:textId="77777777" w:rsidR="00D16EA7" w:rsidRPr="00C93A22" w:rsidRDefault="008C0782">
            <w:pPr>
              <w:spacing w:after="20" w:line="240" w:lineRule="auto"/>
              <w:rPr>
                <w:lang w:val="pl-PL"/>
              </w:rPr>
            </w:pPr>
            <w:r w:rsidRPr="00C93A22">
              <w:rPr>
                <w:sz w:val="15"/>
                <w:lang w:val="pl-PL"/>
              </w:rPr>
              <w:t>stan kryzysowy wymagający natychmiastowej interwencji, jeżeli uniemożliwia bezpieczne uczestnictwo w procedurze badawczej;</w:t>
            </w:r>
          </w:p>
        </w:tc>
      </w:tr>
      <w:tr w:rsidR="00D16EA7" w:rsidRPr="005F3CE1" w14:paraId="29D64597" w14:textId="77777777">
        <w:trPr>
          <w:jc w:val="center"/>
        </w:trPr>
        <w:tc>
          <w:tcPr>
            <w:tcW w:w="5100" w:type="dxa"/>
            <w:tcMar>
              <w:top w:w="65" w:type="dxa"/>
              <w:left w:w="80" w:type="dxa"/>
              <w:bottom w:w="65" w:type="dxa"/>
              <w:right w:w="80" w:type="dxa"/>
            </w:tcMar>
            <w:vAlign w:val="center"/>
          </w:tcPr>
          <w:p w14:paraId="2EBDC80D" w14:textId="77777777" w:rsidR="00D16EA7" w:rsidRPr="00C93A22" w:rsidRDefault="008C0782">
            <w:pPr>
              <w:spacing w:after="20" w:line="240" w:lineRule="auto"/>
              <w:rPr>
                <w:lang w:val="pl-PL"/>
              </w:rPr>
            </w:pPr>
            <w:r w:rsidRPr="00C93A22">
              <w:rPr>
                <w:sz w:val="15"/>
                <w:lang w:val="pl-PL"/>
              </w:rPr>
              <w:t>korzystanie z kompatybilnego smartfona oraz zgoda na pasywne pozyskiwanie określonych kategorii metadanych;</w:t>
            </w:r>
          </w:p>
        </w:tc>
        <w:tc>
          <w:tcPr>
            <w:tcW w:w="5100" w:type="dxa"/>
            <w:tcMar>
              <w:top w:w="65" w:type="dxa"/>
              <w:left w:w="80" w:type="dxa"/>
              <w:bottom w:w="65" w:type="dxa"/>
              <w:right w:w="80" w:type="dxa"/>
            </w:tcMar>
            <w:vAlign w:val="center"/>
          </w:tcPr>
          <w:p w14:paraId="41B0771C" w14:textId="77777777" w:rsidR="00D16EA7" w:rsidRPr="00C93A22" w:rsidRDefault="008C0782">
            <w:pPr>
              <w:spacing w:after="20" w:line="240" w:lineRule="auto"/>
              <w:rPr>
                <w:lang w:val="pl-PL"/>
              </w:rPr>
            </w:pPr>
            <w:r w:rsidRPr="00C93A22">
              <w:rPr>
                <w:sz w:val="15"/>
                <w:lang w:val="pl-PL"/>
              </w:rPr>
              <w:t>ciężkie zaburzenia poznawcze uniemożliwiające wiarygodny udział;</w:t>
            </w:r>
          </w:p>
        </w:tc>
      </w:tr>
      <w:tr w:rsidR="00D16EA7" w:rsidRPr="005F3CE1" w14:paraId="7BA602CE" w14:textId="77777777">
        <w:trPr>
          <w:jc w:val="center"/>
        </w:trPr>
        <w:tc>
          <w:tcPr>
            <w:tcW w:w="5100" w:type="dxa"/>
            <w:tcMar>
              <w:top w:w="65" w:type="dxa"/>
              <w:left w:w="80" w:type="dxa"/>
              <w:bottom w:w="65" w:type="dxa"/>
              <w:right w:w="80" w:type="dxa"/>
            </w:tcMar>
            <w:vAlign w:val="center"/>
          </w:tcPr>
          <w:p w14:paraId="1C387239" w14:textId="77777777" w:rsidR="00D16EA7" w:rsidRPr="00C93A22" w:rsidRDefault="008C0782">
            <w:pPr>
              <w:spacing w:after="20" w:line="240" w:lineRule="auto"/>
              <w:rPr>
                <w:lang w:val="pl-PL"/>
              </w:rPr>
            </w:pPr>
            <w:r w:rsidRPr="00C93A22">
              <w:rPr>
                <w:sz w:val="15"/>
                <w:lang w:val="pl-PL"/>
              </w:rPr>
              <w:t>zdolność do wykonywania krótkich, powtarzanych samoocen;</w:t>
            </w:r>
          </w:p>
        </w:tc>
        <w:tc>
          <w:tcPr>
            <w:tcW w:w="5100" w:type="dxa"/>
            <w:tcMar>
              <w:top w:w="65" w:type="dxa"/>
              <w:left w:w="80" w:type="dxa"/>
              <w:bottom w:w="65" w:type="dxa"/>
              <w:right w:w="80" w:type="dxa"/>
            </w:tcMar>
            <w:vAlign w:val="center"/>
          </w:tcPr>
          <w:p w14:paraId="3C82A94F" w14:textId="77777777" w:rsidR="00D16EA7" w:rsidRPr="00C93A22" w:rsidRDefault="008C0782">
            <w:pPr>
              <w:spacing w:after="20" w:line="240" w:lineRule="auto"/>
              <w:rPr>
                <w:lang w:val="pl-PL"/>
              </w:rPr>
            </w:pPr>
            <w:r w:rsidRPr="00C93A22">
              <w:rPr>
                <w:sz w:val="15"/>
                <w:lang w:val="pl-PL"/>
              </w:rPr>
              <w:t>aktualna niestabilna hospitalizacja lub stan somatyczny uniemożliwiający realizację protokołu;</w:t>
            </w:r>
          </w:p>
        </w:tc>
      </w:tr>
      <w:tr w:rsidR="00D16EA7" w:rsidRPr="005F3CE1" w14:paraId="0177249C" w14:textId="77777777">
        <w:trPr>
          <w:jc w:val="center"/>
        </w:trPr>
        <w:tc>
          <w:tcPr>
            <w:tcW w:w="5100" w:type="dxa"/>
            <w:tcMar>
              <w:top w:w="65" w:type="dxa"/>
              <w:left w:w="80" w:type="dxa"/>
              <w:bottom w:w="65" w:type="dxa"/>
              <w:right w:w="80" w:type="dxa"/>
            </w:tcMar>
            <w:vAlign w:val="center"/>
          </w:tcPr>
          <w:p w14:paraId="2AC68123" w14:textId="77777777" w:rsidR="00D16EA7" w:rsidRPr="00C93A22" w:rsidRDefault="008C0782">
            <w:pPr>
              <w:spacing w:after="20" w:line="240" w:lineRule="auto"/>
              <w:rPr>
                <w:lang w:val="pl-PL"/>
              </w:rPr>
            </w:pPr>
            <w:r w:rsidRPr="00C93A22">
              <w:rPr>
                <w:sz w:val="15"/>
                <w:lang w:val="pl-PL"/>
              </w:rPr>
              <w:t>zgoda na połączenie danych cyfrowych z pomiarami referencyjnymi;</w:t>
            </w:r>
          </w:p>
        </w:tc>
        <w:tc>
          <w:tcPr>
            <w:tcW w:w="5100" w:type="dxa"/>
            <w:tcMar>
              <w:top w:w="65" w:type="dxa"/>
              <w:left w:w="80" w:type="dxa"/>
              <w:bottom w:w="65" w:type="dxa"/>
              <w:right w:w="80" w:type="dxa"/>
            </w:tcMar>
            <w:vAlign w:val="center"/>
          </w:tcPr>
          <w:p w14:paraId="1C54EF90" w14:textId="77777777" w:rsidR="00D16EA7" w:rsidRPr="00C93A22" w:rsidRDefault="008C0782">
            <w:pPr>
              <w:spacing w:after="20" w:line="240" w:lineRule="auto"/>
              <w:rPr>
                <w:lang w:val="pl-PL"/>
              </w:rPr>
            </w:pPr>
            <w:r w:rsidRPr="00C93A22">
              <w:rPr>
                <w:sz w:val="15"/>
                <w:lang w:val="pl-PL"/>
              </w:rPr>
              <w:t>brak technicznej możliwości bezpiecznego pozyskiwania danych;</w:t>
            </w:r>
          </w:p>
        </w:tc>
      </w:tr>
      <w:tr w:rsidR="00D16EA7" w:rsidRPr="005F3CE1" w14:paraId="26F9A793" w14:textId="77777777">
        <w:trPr>
          <w:jc w:val="center"/>
        </w:trPr>
        <w:tc>
          <w:tcPr>
            <w:tcW w:w="5100" w:type="dxa"/>
            <w:tcMar>
              <w:top w:w="65" w:type="dxa"/>
              <w:left w:w="80" w:type="dxa"/>
              <w:bottom w:w="65" w:type="dxa"/>
              <w:right w:w="80" w:type="dxa"/>
            </w:tcMar>
            <w:vAlign w:val="center"/>
          </w:tcPr>
          <w:p w14:paraId="52C4181D" w14:textId="77777777" w:rsidR="00D16EA7" w:rsidRPr="00C93A22" w:rsidRDefault="008C0782">
            <w:pPr>
              <w:spacing w:after="20" w:line="240" w:lineRule="auto"/>
              <w:rPr>
                <w:lang w:val="pl-PL"/>
              </w:rPr>
            </w:pPr>
            <w:r w:rsidRPr="00C93A22">
              <w:rPr>
                <w:sz w:val="15"/>
                <w:lang w:val="pl-PL"/>
              </w:rPr>
              <w:t>zgoda na rejestrowanie ograniczonego zestawu ważnych zdarzeń kontekstowych mogących wpływać na zachowanie lub pomiar.</w:t>
            </w:r>
          </w:p>
        </w:tc>
        <w:tc>
          <w:tcPr>
            <w:tcW w:w="5100" w:type="dxa"/>
            <w:tcMar>
              <w:top w:w="65" w:type="dxa"/>
              <w:left w:w="80" w:type="dxa"/>
              <w:bottom w:w="65" w:type="dxa"/>
              <w:right w:w="80" w:type="dxa"/>
            </w:tcMar>
            <w:vAlign w:val="center"/>
          </w:tcPr>
          <w:p w14:paraId="47DDE727" w14:textId="77777777" w:rsidR="00D16EA7" w:rsidRPr="00C93A22" w:rsidRDefault="008C0782">
            <w:pPr>
              <w:spacing w:after="20" w:line="240" w:lineRule="auto"/>
              <w:rPr>
                <w:lang w:val="pl-PL"/>
              </w:rPr>
            </w:pPr>
            <w:r w:rsidRPr="00C93A22">
              <w:rPr>
                <w:sz w:val="15"/>
                <w:lang w:val="pl-PL"/>
              </w:rPr>
              <w:t>inne przesłanki bezpieczeństwa określone w zatwierdzonej dokumentacji badania.</w:t>
            </w:r>
          </w:p>
        </w:tc>
      </w:tr>
    </w:tbl>
    <w:p w14:paraId="529E752A" w14:textId="77777777" w:rsidR="00D16EA7" w:rsidRPr="00C93A22" w:rsidRDefault="008C0782">
      <w:pPr>
        <w:pStyle w:val="Heading1"/>
        <w:rPr>
          <w:lang w:val="pl-PL"/>
        </w:rPr>
      </w:pPr>
      <w:commentRangeStart w:id="187"/>
      <w:r w:rsidRPr="00C93A22">
        <w:rPr>
          <w:lang w:val="pl-PL"/>
        </w:rPr>
        <w:t>4. Liczebność i struktura próby</w:t>
      </w:r>
      <w:commentRangeEnd w:id="187"/>
      <w:r w:rsidR="00621084" w:rsidRPr="00C93A22">
        <w:rPr>
          <w:rStyle w:val="CommentReference"/>
          <w:sz w:val="29"/>
          <w:szCs w:val="28"/>
          <w:lang w:val="pl-PL"/>
        </w:rPr>
        <w:commentReference w:id="187"/>
      </w:r>
    </w:p>
    <w:p w14:paraId="2401A008" w14:textId="77777777" w:rsidR="00D16EA7" w:rsidRPr="00C93A22" w:rsidRDefault="008C0782">
      <w:pPr>
        <w:rPr>
          <w:lang w:val="pl-PL"/>
        </w:rPr>
      </w:pPr>
      <w:r w:rsidRPr="00C93A22">
        <w:rPr>
          <w:lang w:val="pl-PL"/>
        </w:rPr>
        <w:t>Planowana maksymalna rekrutacja wynosi 400 uczestników. Liczebność została rozdzielona na pilotaż, część rozwojową i niezależną część walidacyjną, ponieważ podstawowym zagrożeniem dla wiarygodności projektu byłoby ocenianie modelu na osobach, których dane uczestniczyły w jego budowie.</w:t>
      </w:r>
    </w:p>
    <w:p w14:paraId="6D65093A" w14:textId="77777777" w:rsidR="00D16EA7" w:rsidRPr="00C93A22" w:rsidRDefault="008C0782">
      <w:pPr>
        <w:rPr>
          <w:lang w:val="pl-PL"/>
        </w:rPr>
      </w:pPr>
      <w:r w:rsidRPr="00C93A22">
        <w:rPr>
          <w:lang w:val="pl-PL"/>
        </w:rPr>
        <w:lastRenderedPageBreak/>
        <w:t>Etap 0 obejmuje 40 osób. Dane pilotażowe służą do ustalenia wykonalności, rzetelności pomiarów referencyjnych, rozkładu braków, obciążenia uczestników, zasad wyznaczania ważnego dnia oraz parametrów niezbędnych do końcowej symulacji liczebności. Pilotaż nie będzie wykorzystywany do końcowej oceny trafności zamrożonego modelu.</w:t>
      </w:r>
    </w:p>
    <w:p w14:paraId="581FEA5C" w14:textId="77777777" w:rsidR="00D16EA7" w:rsidRPr="00C93A22" w:rsidRDefault="008C0782">
      <w:pPr>
        <w:rPr>
          <w:lang w:val="pl-PL"/>
        </w:rPr>
      </w:pPr>
      <w:r w:rsidRPr="00C93A22">
        <w:rPr>
          <w:lang w:val="pl-PL"/>
        </w:rPr>
        <w:t>Etap 1A obejmuje 240 osób obserwowanych przez 16 tygodni. Dane tej grupy służą do opracowania modelu, wyboru cech, porównania podejścia populacyjnego i spersonalizowanego oraz ustalenia sposobu łączenia danych ze smartfona i opaski. Po zakończeniu tego etapu model zostaje zamrożony.</w:t>
      </w:r>
    </w:p>
    <w:p w14:paraId="5B6EA1AA" w14:textId="4905C20C" w:rsidR="00D16EA7" w:rsidRPr="00C93A22" w:rsidRDefault="008C0782">
      <w:pPr>
        <w:rPr>
          <w:lang w:val="pl-PL"/>
        </w:rPr>
      </w:pPr>
      <w:r w:rsidRPr="00C93A22">
        <w:rPr>
          <w:lang w:val="pl-PL"/>
        </w:rPr>
        <w:t xml:space="preserve">Etap 1B obejmuje 120 nowych osób. Przez pierwsze 16 tygodni terapeuta nie widzi panelu. Ta grupa służy do niezależnego potwierdzenia jakości modelu. Przy zakładanym ubytku i niewystarczającej kompletności danych rzędu 20–25% oczekuje się około 90–96 osób analizowalnych. </w:t>
      </w:r>
      <w:r w:rsidR="00621084" w:rsidRPr="00C93A22">
        <w:rPr>
          <w:highlight w:val="yellow"/>
          <w:lang w:val="pl-PL"/>
        </w:rPr>
        <w:t>….analiza mocy</w:t>
      </w:r>
    </w:p>
    <w:p w14:paraId="3E3CD338" w14:textId="325329E6" w:rsidR="00D16EA7" w:rsidRPr="00C93A22" w:rsidRDefault="008C0782">
      <w:pPr>
        <w:rPr>
          <w:lang w:val="pl-PL"/>
        </w:rPr>
      </w:pPr>
      <w:r w:rsidRPr="00C93A22">
        <w:rPr>
          <w:lang w:val="pl-PL"/>
        </w:rPr>
        <w:t xml:space="preserve">W całym badaniu głównym 360 osób zostanie przydzielonych losowo w stosunku 1:1 do wariantu „sam smartfon” lub „smartfon z opaską”. Daje to po 180 osób na wariant, a przy 20–25% ubytku </w:t>
      </w:r>
      <w:commentRangeStart w:id="188"/>
      <w:r w:rsidRPr="00C93A22">
        <w:rPr>
          <w:lang w:val="pl-PL"/>
        </w:rPr>
        <w:t xml:space="preserve">około 135–144 osób analizowalnych </w:t>
      </w:r>
      <w:commentRangeEnd w:id="188"/>
      <w:r w:rsidR="005144B7" w:rsidRPr="00C93A22">
        <w:rPr>
          <w:rStyle w:val="CommentReference"/>
          <w:sz w:val="19"/>
          <w:szCs w:val="22"/>
          <w:lang w:val="pl-PL"/>
        </w:rPr>
        <w:commentReference w:id="188"/>
      </w:r>
      <w:r w:rsidRPr="00C93A22">
        <w:rPr>
          <w:lang w:val="pl-PL"/>
        </w:rPr>
        <w:t xml:space="preserve">w każdym ramieniu. </w:t>
      </w:r>
    </w:p>
    <w:tbl>
      <w:tblPr>
        <w:tblW w:w="0" w:type="auto"/>
        <w:tblLook w:val="04A0" w:firstRow="1" w:lastRow="0" w:firstColumn="1" w:lastColumn="0" w:noHBand="0" w:noVBand="1"/>
      </w:tblPr>
      <w:tblGrid>
        <w:gridCol w:w="10200"/>
      </w:tblGrid>
      <w:tr w:rsidR="00D16EA7" w:rsidRPr="005F3CE1" w14:paraId="4C5CC42D" w14:textId="77777777">
        <w:tc>
          <w:tcPr>
            <w:tcW w:w="10200" w:type="dxa"/>
            <w:shd w:val="clear" w:color="auto" w:fill="EAF4F1"/>
            <w:tcMar>
              <w:top w:w="85" w:type="dxa"/>
              <w:left w:w="100" w:type="dxa"/>
              <w:bottom w:w="85" w:type="dxa"/>
              <w:right w:w="100" w:type="dxa"/>
            </w:tcMar>
          </w:tcPr>
          <w:p w14:paraId="3E7FEABA" w14:textId="77777777" w:rsidR="00D16EA7" w:rsidRPr="00C93A22" w:rsidRDefault="008C0782">
            <w:pPr>
              <w:rPr>
                <w:lang w:val="pl-PL"/>
              </w:rPr>
            </w:pPr>
            <w:r w:rsidRPr="00C93A22">
              <w:rPr>
                <w:b/>
                <w:color w:val="146A6C"/>
                <w:sz w:val="20"/>
                <w:lang w:val="pl-PL"/>
              </w:rPr>
              <w:t>Zasada losowego przydziału opaski</w:t>
            </w:r>
            <w:r w:rsidRPr="00C93A22">
              <w:rPr>
                <w:b/>
                <w:color w:val="146A6C"/>
                <w:sz w:val="20"/>
                <w:lang w:val="pl-PL"/>
              </w:rPr>
              <w:br/>
            </w:r>
            <w:r w:rsidRPr="00C93A22">
              <w:rPr>
                <w:lang w:val="pl-PL"/>
              </w:rPr>
              <w:t>Przydział zostanie wykonany centralnie, blokowo i z warstwowaniem co najmniej według ośrodka oraz etapu terapii. Terapeuta ani pacjent nie wybierają wariantu po poznaniu stanu uczestnika. W grupie z opaską zostanie dodatkowo wykonane porównanie wewnątrz tej samej osoby: model korzystający wyłącznie z danych smartfona będzie porównany z modelem korzystającym ze smartfona i opaski na tych samych okresach czasu.</w:t>
            </w:r>
          </w:p>
        </w:tc>
      </w:tr>
    </w:tbl>
    <w:p w14:paraId="1DDECDB0" w14:textId="77777777" w:rsidR="00D16EA7" w:rsidRPr="00C93A22" w:rsidRDefault="008C0782">
      <w:pPr>
        <w:pStyle w:val="Heading1"/>
        <w:rPr>
          <w:lang w:val="pl-PL"/>
        </w:rPr>
      </w:pPr>
      <w:r w:rsidRPr="00C93A22">
        <w:rPr>
          <w:lang w:val="pl-PL"/>
        </w:rPr>
        <w:t>5. Harmonogram i zakres pomiarów</w:t>
      </w:r>
    </w:p>
    <w:p w14:paraId="07859C87" w14:textId="77777777" w:rsidR="00D16EA7" w:rsidRPr="00C93A22" w:rsidRDefault="008C0782">
      <w:pPr>
        <w:rPr>
          <w:lang w:val="pl-PL"/>
        </w:rPr>
      </w:pPr>
      <w:r w:rsidRPr="00C93A22">
        <w:rPr>
          <w:lang w:val="pl-PL"/>
        </w:rPr>
        <w:t>Każdy pomiar ma jednoznacznie określoną częstotliwość i rolę. Dane cyfrowe są predyktorami, natomiast pomiary pacjenta tworzą główny standard referencyjny. Ocena terapeuty nie wchodzi do głównego wyniku referencyjnego; służy do niezależnego sprawdzenia zgodności.</w:t>
      </w:r>
    </w:p>
    <w:tbl>
      <w:tblPr>
        <w:tblStyle w:val="TableGrid"/>
        <w:tblW w:w="0" w:type="auto"/>
        <w:jc w:val="center"/>
        <w:tblLook w:val="04A0" w:firstRow="1" w:lastRow="0" w:firstColumn="1" w:lastColumn="0" w:noHBand="0" w:noVBand="1"/>
      </w:tblPr>
      <w:tblGrid>
        <w:gridCol w:w="2548"/>
        <w:gridCol w:w="2547"/>
        <w:gridCol w:w="2547"/>
        <w:gridCol w:w="2548"/>
      </w:tblGrid>
      <w:tr w:rsidR="00D16EA7" w14:paraId="0F0AFC07" w14:textId="77777777">
        <w:trPr>
          <w:jc w:val="center"/>
        </w:trPr>
        <w:tc>
          <w:tcPr>
            <w:tcW w:w="2550" w:type="dxa"/>
            <w:shd w:val="clear" w:color="auto" w:fill="E6EEF5"/>
            <w:tcMar>
              <w:top w:w="65" w:type="dxa"/>
              <w:left w:w="80" w:type="dxa"/>
              <w:bottom w:w="65" w:type="dxa"/>
              <w:right w:w="80" w:type="dxa"/>
            </w:tcMar>
            <w:vAlign w:val="center"/>
          </w:tcPr>
          <w:p w14:paraId="2BD29460" w14:textId="77777777" w:rsidR="00D16EA7" w:rsidRDefault="008C0782">
            <w:pPr>
              <w:spacing w:after="20" w:line="240" w:lineRule="auto"/>
            </w:pPr>
            <w:r>
              <w:rPr>
                <w:b/>
                <w:sz w:val="15"/>
              </w:rPr>
              <w:t>Źródło danych</w:t>
            </w:r>
          </w:p>
        </w:tc>
        <w:tc>
          <w:tcPr>
            <w:tcW w:w="2550" w:type="dxa"/>
            <w:shd w:val="clear" w:color="auto" w:fill="E6EEF5"/>
            <w:tcMar>
              <w:top w:w="65" w:type="dxa"/>
              <w:left w:w="80" w:type="dxa"/>
              <w:bottom w:w="65" w:type="dxa"/>
              <w:right w:w="80" w:type="dxa"/>
            </w:tcMar>
            <w:vAlign w:val="center"/>
          </w:tcPr>
          <w:p w14:paraId="4892FC98" w14:textId="77777777" w:rsidR="00D16EA7" w:rsidRDefault="008C0782">
            <w:pPr>
              <w:spacing w:after="20" w:line="240" w:lineRule="auto"/>
            </w:pPr>
            <w:r>
              <w:rPr>
                <w:b/>
                <w:sz w:val="15"/>
              </w:rPr>
              <w:t>Częstotliwość</w:t>
            </w:r>
          </w:p>
        </w:tc>
        <w:tc>
          <w:tcPr>
            <w:tcW w:w="2550" w:type="dxa"/>
            <w:shd w:val="clear" w:color="auto" w:fill="E6EEF5"/>
            <w:tcMar>
              <w:top w:w="65" w:type="dxa"/>
              <w:left w:w="80" w:type="dxa"/>
              <w:bottom w:w="65" w:type="dxa"/>
              <w:right w:w="80" w:type="dxa"/>
            </w:tcMar>
            <w:vAlign w:val="center"/>
          </w:tcPr>
          <w:p w14:paraId="49F12544" w14:textId="77777777" w:rsidR="00D16EA7" w:rsidRDefault="008C0782">
            <w:pPr>
              <w:spacing w:after="20" w:line="240" w:lineRule="auto"/>
            </w:pPr>
            <w:r>
              <w:rPr>
                <w:b/>
                <w:sz w:val="15"/>
              </w:rPr>
              <w:t>Okno odniesienia</w:t>
            </w:r>
          </w:p>
        </w:tc>
        <w:tc>
          <w:tcPr>
            <w:tcW w:w="2550" w:type="dxa"/>
            <w:shd w:val="clear" w:color="auto" w:fill="E6EEF5"/>
            <w:tcMar>
              <w:top w:w="65" w:type="dxa"/>
              <w:left w:w="80" w:type="dxa"/>
              <w:bottom w:w="65" w:type="dxa"/>
              <w:right w:w="80" w:type="dxa"/>
            </w:tcMar>
            <w:vAlign w:val="center"/>
          </w:tcPr>
          <w:p w14:paraId="432F7792" w14:textId="77777777" w:rsidR="00D16EA7" w:rsidRDefault="008C0782">
            <w:pPr>
              <w:spacing w:after="20" w:line="240" w:lineRule="auto"/>
            </w:pPr>
            <w:r>
              <w:rPr>
                <w:b/>
                <w:sz w:val="15"/>
              </w:rPr>
              <w:t>Rola</w:t>
            </w:r>
          </w:p>
        </w:tc>
      </w:tr>
      <w:tr w:rsidR="00D16EA7" w14:paraId="47C240B5" w14:textId="77777777">
        <w:trPr>
          <w:jc w:val="center"/>
        </w:trPr>
        <w:tc>
          <w:tcPr>
            <w:tcW w:w="2550" w:type="dxa"/>
            <w:tcMar>
              <w:top w:w="65" w:type="dxa"/>
              <w:left w:w="80" w:type="dxa"/>
              <w:bottom w:w="65" w:type="dxa"/>
              <w:right w:w="80" w:type="dxa"/>
            </w:tcMar>
            <w:vAlign w:val="center"/>
          </w:tcPr>
          <w:p w14:paraId="33733FCE" w14:textId="77777777" w:rsidR="00D16EA7" w:rsidRDefault="008C0782">
            <w:pPr>
              <w:spacing w:after="20" w:line="240" w:lineRule="auto"/>
            </w:pPr>
            <w:r>
              <w:rPr>
                <w:b/>
                <w:sz w:val="15"/>
              </w:rPr>
              <w:t>Smartfon</w:t>
            </w:r>
          </w:p>
        </w:tc>
        <w:tc>
          <w:tcPr>
            <w:tcW w:w="2550" w:type="dxa"/>
            <w:tcMar>
              <w:top w:w="65" w:type="dxa"/>
              <w:left w:w="80" w:type="dxa"/>
              <w:bottom w:w="65" w:type="dxa"/>
              <w:right w:w="80" w:type="dxa"/>
            </w:tcMar>
            <w:vAlign w:val="center"/>
          </w:tcPr>
          <w:p w14:paraId="6763A291" w14:textId="77777777" w:rsidR="00D16EA7" w:rsidRPr="00C93A22" w:rsidRDefault="008C0782">
            <w:pPr>
              <w:spacing w:after="20" w:line="240" w:lineRule="auto"/>
              <w:rPr>
                <w:lang w:val="pl-PL"/>
              </w:rPr>
            </w:pPr>
            <w:r w:rsidRPr="00C93A22">
              <w:rPr>
                <w:sz w:val="15"/>
                <w:lang w:val="pl-PL"/>
              </w:rPr>
              <w:t>ciągle przez cały okres obserwacji</w:t>
            </w:r>
          </w:p>
        </w:tc>
        <w:tc>
          <w:tcPr>
            <w:tcW w:w="2550" w:type="dxa"/>
            <w:tcMar>
              <w:top w:w="65" w:type="dxa"/>
              <w:left w:w="80" w:type="dxa"/>
              <w:bottom w:w="65" w:type="dxa"/>
              <w:right w:w="80" w:type="dxa"/>
            </w:tcMar>
            <w:vAlign w:val="center"/>
          </w:tcPr>
          <w:p w14:paraId="7460819E" w14:textId="77777777" w:rsidR="00D16EA7" w:rsidRPr="00C93A22" w:rsidRDefault="008C0782">
            <w:pPr>
              <w:spacing w:after="20" w:line="240" w:lineRule="auto"/>
              <w:rPr>
                <w:lang w:val="pl-PL"/>
              </w:rPr>
            </w:pPr>
            <w:r w:rsidRPr="00C93A22">
              <w:rPr>
                <w:sz w:val="15"/>
                <w:lang w:val="pl-PL"/>
              </w:rPr>
              <w:t>dane dobowe i okna 7-, 14- i 28-dniowe</w:t>
            </w:r>
          </w:p>
        </w:tc>
        <w:tc>
          <w:tcPr>
            <w:tcW w:w="2550" w:type="dxa"/>
            <w:tcMar>
              <w:top w:w="65" w:type="dxa"/>
              <w:left w:w="80" w:type="dxa"/>
              <w:bottom w:w="65" w:type="dxa"/>
              <w:right w:w="80" w:type="dxa"/>
            </w:tcMar>
            <w:vAlign w:val="center"/>
          </w:tcPr>
          <w:p w14:paraId="35598EA6" w14:textId="77777777" w:rsidR="00D16EA7" w:rsidRDefault="008C0782">
            <w:pPr>
              <w:spacing w:after="20" w:line="240" w:lineRule="auto"/>
            </w:pPr>
            <w:r>
              <w:rPr>
                <w:sz w:val="15"/>
              </w:rPr>
              <w:t>główne źródło danych pasywnych</w:t>
            </w:r>
          </w:p>
        </w:tc>
      </w:tr>
      <w:tr w:rsidR="00D16EA7" w:rsidRPr="005F3CE1" w14:paraId="1E69F4D5" w14:textId="77777777">
        <w:trPr>
          <w:jc w:val="center"/>
        </w:trPr>
        <w:tc>
          <w:tcPr>
            <w:tcW w:w="2550" w:type="dxa"/>
            <w:tcMar>
              <w:top w:w="65" w:type="dxa"/>
              <w:left w:w="80" w:type="dxa"/>
              <w:bottom w:w="65" w:type="dxa"/>
              <w:right w:w="80" w:type="dxa"/>
            </w:tcMar>
            <w:vAlign w:val="center"/>
          </w:tcPr>
          <w:p w14:paraId="023947C2" w14:textId="77777777" w:rsidR="00D16EA7" w:rsidRPr="00C93A22" w:rsidRDefault="008C0782">
            <w:pPr>
              <w:spacing w:after="20" w:line="240" w:lineRule="auto"/>
              <w:rPr>
                <w:lang w:val="pl-PL"/>
              </w:rPr>
            </w:pPr>
            <w:r w:rsidRPr="00C93A22">
              <w:rPr>
                <w:b/>
                <w:sz w:val="15"/>
                <w:lang w:val="pl-PL"/>
              </w:rPr>
              <w:t>Opaska – tylko w wylosowanym ramieniu</w:t>
            </w:r>
          </w:p>
        </w:tc>
        <w:tc>
          <w:tcPr>
            <w:tcW w:w="2550" w:type="dxa"/>
            <w:tcMar>
              <w:top w:w="65" w:type="dxa"/>
              <w:left w:w="80" w:type="dxa"/>
              <w:bottom w:w="65" w:type="dxa"/>
              <w:right w:w="80" w:type="dxa"/>
            </w:tcMar>
            <w:vAlign w:val="center"/>
          </w:tcPr>
          <w:p w14:paraId="6A829572" w14:textId="77777777" w:rsidR="00D16EA7" w:rsidRDefault="008C0782">
            <w:pPr>
              <w:spacing w:after="20" w:line="240" w:lineRule="auto"/>
            </w:pPr>
            <w:r>
              <w:rPr>
                <w:sz w:val="15"/>
              </w:rPr>
              <w:t>ciągle</w:t>
            </w:r>
          </w:p>
        </w:tc>
        <w:tc>
          <w:tcPr>
            <w:tcW w:w="2550" w:type="dxa"/>
            <w:tcMar>
              <w:top w:w="65" w:type="dxa"/>
              <w:left w:w="80" w:type="dxa"/>
              <w:bottom w:w="65" w:type="dxa"/>
              <w:right w:w="80" w:type="dxa"/>
            </w:tcMar>
            <w:vAlign w:val="center"/>
          </w:tcPr>
          <w:p w14:paraId="2EAC2A8E" w14:textId="77777777" w:rsidR="00D16EA7" w:rsidRPr="00C93A22" w:rsidRDefault="008C0782">
            <w:pPr>
              <w:spacing w:after="20" w:line="240" w:lineRule="auto"/>
              <w:rPr>
                <w:lang w:val="pl-PL"/>
              </w:rPr>
            </w:pPr>
            <w:r w:rsidRPr="00C93A22">
              <w:rPr>
                <w:sz w:val="15"/>
                <w:lang w:val="pl-PL"/>
              </w:rPr>
              <w:t>dane dobowe i okna zgodne ze smartfonem</w:t>
            </w:r>
          </w:p>
        </w:tc>
        <w:tc>
          <w:tcPr>
            <w:tcW w:w="2550" w:type="dxa"/>
            <w:tcMar>
              <w:top w:w="65" w:type="dxa"/>
              <w:left w:w="80" w:type="dxa"/>
              <w:bottom w:w="65" w:type="dxa"/>
              <w:right w:w="80" w:type="dxa"/>
            </w:tcMar>
            <w:vAlign w:val="center"/>
          </w:tcPr>
          <w:p w14:paraId="1DE968E6" w14:textId="77777777" w:rsidR="00D16EA7" w:rsidRPr="00C93A22" w:rsidRDefault="008C0782">
            <w:pPr>
              <w:spacing w:after="20" w:line="240" w:lineRule="auto"/>
              <w:rPr>
                <w:lang w:val="pl-PL"/>
              </w:rPr>
            </w:pPr>
            <w:r w:rsidRPr="00C93A22">
              <w:rPr>
                <w:sz w:val="15"/>
                <w:lang w:val="pl-PL"/>
              </w:rPr>
              <w:t>ocena wartości dodatkowej snu, aktywności i fizjologii</w:t>
            </w:r>
          </w:p>
        </w:tc>
      </w:tr>
      <w:tr w:rsidR="00D16EA7" w:rsidRPr="005F3CE1" w14:paraId="54F2192A" w14:textId="77777777">
        <w:trPr>
          <w:jc w:val="center"/>
        </w:trPr>
        <w:tc>
          <w:tcPr>
            <w:tcW w:w="2550" w:type="dxa"/>
            <w:tcMar>
              <w:top w:w="65" w:type="dxa"/>
              <w:left w:w="80" w:type="dxa"/>
              <w:bottom w:w="65" w:type="dxa"/>
              <w:right w:w="80" w:type="dxa"/>
            </w:tcMar>
            <w:vAlign w:val="center"/>
          </w:tcPr>
          <w:p w14:paraId="61E24879" w14:textId="1F57A944" w:rsidR="00D16EA7" w:rsidRDefault="008C0782">
            <w:pPr>
              <w:spacing w:after="20" w:line="240" w:lineRule="auto"/>
            </w:pPr>
            <w:commentRangeStart w:id="189"/>
            <w:r>
              <w:rPr>
                <w:b/>
                <w:sz w:val="15"/>
              </w:rPr>
              <w:t>Krótka samoocena</w:t>
            </w:r>
            <w:r w:rsidR="00621084">
              <w:rPr>
                <w:b/>
                <w:sz w:val="15"/>
              </w:rPr>
              <w:t xml:space="preserve"> (EMA)</w:t>
            </w:r>
            <w:commentRangeEnd w:id="189"/>
            <w:r w:rsidR="00D2424D">
              <w:rPr>
                <w:rStyle w:val="CommentReference"/>
                <w:sz w:val="19"/>
                <w:szCs w:val="22"/>
              </w:rPr>
              <w:commentReference w:id="189"/>
            </w:r>
          </w:p>
        </w:tc>
        <w:tc>
          <w:tcPr>
            <w:tcW w:w="2550" w:type="dxa"/>
            <w:tcMar>
              <w:top w:w="65" w:type="dxa"/>
              <w:left w:w="80" w:type="dxa"/>
              <w:bottom w:w="65" w:type="dxa"/>
              <w:right w:w="80" w:type="dxa"/>
            </w:tcMar>
            <w:vAlign w:val="center"/>
          </w:tcPr>
          <w:p w14:paraId="41033388" w14:textId="77777777" w:rsidR="00D16EA7" w:rsidRDefault="008C0782">
            <w:pPr>
              <w:spacing w:after="20" w:line="240" w:lineRule="auto"/>
            </w:pPr>
            <w:r>
              <w:rPr>
                <w:sz w:val="15"/>
              </w:rPr>
              <w:t>3 razy w tygodniu</w:t>
            </w:r>
          </w:p>
        </w:tc>
        <w:tc>
          <w:tcPr>
            <w:tcW w:w="2550" w:type="dxa"/>
            <w:tcMar>
              <w:top w:w="65" w:type="dxa"/>
              <w:left w:w="80" w:type="dxa"/>
              <w:bottom w:w="65" w:type="dxa"/>
              <w:right w:w="80" w:type="dxa"/>
            </w:tcMar>
            <w:vAlign w:val="center"/>
          </w:tcPr>
          <w:p w14:paraId="32DCBFA0" w14:textId="77777777" w:rsidR="00D16EA7" w:rsidRDefault="008C0782">
            <w:pPr>
              <w:spacing w:after="20" w:line="240" w:lineRule="auto"/>
            </w:pPr>
            <w:r>
              <w:rPr>
                <w:sz w:val="15"/>
              </w:rPr>
              <w:t>aktualny dzień / ostatnie 24 godziny</w:t>
            </w:r>
          </w:p>
        </w:tc>
        <w:tc>
          <w:tcPr>
            <w:tcW w:w="2550" w:type="dxa"/>
            <w:tcMar>
              <w:top w:w="65" w:type="dxa"/>
              <w:left w:w="80" w:type="dxa"/>
              <w:bottom w:w="65" w:type="dxa"/>
              <w:right w:w="80" w:type="dxa"/>
            </w:tcMar>
            <w:vAlign w:val="center"/>
          </w:tcPr>
          <w:p w14:paraId="59B02115" w14:textId="77777777" w:rsidR="00D16EA7" w:rsidRPr="00C93A22" w:rsidRDefault="008C0782">
            <w:pPr>
              <w:spacing w:after="20" w:line="240" w:lineRule="auto"/>
              <w:rPr>
                <w:lang w:val="pl-PL"/>
              </w:rPr>
            </w:pPr>
            <w:r w:rsidRPr="00C93A22">
              <w:rPr>
                <w:sz w:val="15"/>
                <w:lang w:val="pl-PL"/>
              </w:rPr>
              <w:t>gęsty pomiar nastroju, energii, napięcia, zaangażowania i codziennego funkcjonowania</w:t>
            </w:r>
          </w:p>
        </w:tc>
      </w:tr>
      <w:tr w:rsidR="00D16EA7" w14:paraId="1958E945" w14:textId="77777777">
        <w:trPr>
          <w:jc w:val="center"/>
        </w:trPr>
        <w:tc>
          <w:tcPr>
            <w:tcW w:w="2550" w:type="dxa"/>
            <w:tcMar>
              <w:top w:w="65" w:type="dxa"/>
              <w:left w:w="80" w:type="dxa"/>
              <w:bottom w:w="65" w:type="dxa"/>
              <w:right w:w="80" w:type="dxa"/>
            </w:tcMar>
            <w:vAlign w:val="center"/>
          </w:tcPr>
          <w:p w14:paraId="66BC47BB" w14:textId="77777777" w:rsidR="00D16EA7" w:rsidRDefault="008C0782">
            <w:pPr>
              <w:spacing w:after="20" w:line="240" w:lineRule="auto"/>
            </w:pPr>
            <w:r>
              <w:rPr>
                <w:b/>
                <w:sz w:val="15"/>
              </w:rPr>
              <w:t>WHO-5</w:t>
            </w:r>
          </w:p>
        </w:tc>
        <w:tc>
          <w:tcPr>
            <w:tcW w:w="2550" w:type="dxa"/>
            <w:tcMar>
              <w:top w:w="65" w:type="dxa"/>
              <w:left w:w="80" w:type="dxa"/>
              <w:bottom w:w="65" w:type="dxa"/>
              <w:right w:w="80" w:type="dxa"/>
            </w:tcMar>
            <w:vAlign w:val="center"/>
          </w:tcPr>
          <w:p w14:paraId="6018CB37" w14:textId="77777777" w:rsidR="00D16EA7" w:rsidRDefault="008C0782">
            <w:pPr>
              <w:spacing w:after="20" w:line="240" w:lineRule="auto"/>
            </w:pPr>
            <w:r>
              <w:rPr>
                <w:sz w:val="15"/>
              </w:rPr>
              <w:t>dzień 0, następnie co 2 tygodnie</w:t>
            </w:r>
          </w:p>
        </w:tc>
        <w:tc>
          <w:tcPr>
            <w:tcW w:w="2550" w:type="dxa"/>
            <w:tcMar>
              <w:top w:w="65" w:type="dxa"/>
              <w:left w:w="80" w:type="dxa"/>
              <w:bottom w:w="65" w:type="dxa"/>
              <w:right w:w="80" w:type="dxa"/>
            </w:tcMar>
            <w:vAlign w:val="center"/>
          </w:tcPr>
          <w:p w14:paraId="3238E79B" w14:textId="77777777" w:rsidR="00D16EA7" w:rsidRDefault="008C0782">
            <w:pPr>
              <w:spacing w:after="20" w:line="240" w:lineRule="auto"/>
            </w:pPr>
            <w:r>
              <w:rPr>
                <w:sz w:val="15"/>
              </w:rPr>
              <w:t>ostatnie 2 tygodnie</w:t>
            </w:r>
          </w:p>
        </w:tc>
        <w:tc>
          <w:tcPr>
            <w:tcW w:w="2550" w:type="dxa"/>
            <w:tcMar>
              <w:top w:w="65" w:type="dxa"/>
              <w:left w:w="80" w:type="dxa"/>
              <w:bottom w:w="65" w:type="dxa"/>
              <w:right w:w="80" w:type="dxa"/>
            </w:tcMar>
            <w:vAlign w:val="center"/>
          </w:tcPr>
          <w:p w14:paraId="4C19EAFE" w14:textId="77777777" w:rsidR="00D16EA7" w:rsidRDefault="008C0782">
            <w:pPr>
              <w:spacing w:after="20" w:line="240" w:lineRule="auto"/>
            </w:pPr>
            <w:r>
              <w:rPr>
                <w:sz w:val="15"/>
              </w:rPr>
              <w:t>standaryzowany pomiar dobrostanu</w:t>
            </w:r>
          </w:p>
        </w:tc>
      </w:tr>
      <w:tr w:rsidR="00D16EA7" w14:paraId="3F0E61B4" w14:textId="77777777">
        <w:trPr>
          <w:jc w:val="center"/>
        </w:trPr>
        <w:tc>
          <w:tcPr>
            <w:tcW w:w="2550" w:type="dxa"/>
            <w:tcMar>
              <w:top w:w="65" w:type="dxa"/>
              <w:left w:w="80" w:type="dxa"/>
              <w:bottom w:w="65" w:type="dxa"/>
              <w:right w:w="80" w:type="dxa"/>
            </w:tcMar>
            <w:vAlign w:val="center"/>
          </w:tcPr>
          <w:p w14:paraId="02F9AB20" w14:textId="77777777" w:rsidR="00D16EA7" w:rsidRDefault="008C0782">
            <w:pPr>
              <w:spacing w:after="20" w:line="240" w:lineRule="auto"/>
            </w:pPr>
            <w:commentRangeStart w:id="190"/>
            <w:r>
              <w:rPr>
                <w:b/>
                <w:sz w:val="15"/>
              </w:rPr>
              <w:t>WHODAS 2.0 – 12 pozycji</w:t>
            </w:r>
            <w:commentRangeEnd w:id="190"/>
            <w:r w:rsidR="005144B7">
              <w:rPr>
                <w:rStyle w:val="CommentReference"/>
                <w:sz w:val="19"/>
                <w:szCs w:val="22"/>
              </w:rPr>
              <w:commentReference w:id="190"/>
            </w:r>
          </w:p>
        </w:tc>
        <w:tc>
          <w:tcPr>
            <w:tcW w:w="2550" w:type="dxa"/>
            <w:tcMar>
              <w:top w:w="65" w:type="dxa"/>
              <w:left w:w="80" w:type="dxa"/>
              <w:bottom w:w="65" w:type="dxa"/>
              <w:right w:w="80" w:type="dxa"/>
            </w:tcMar>
            <w:vAlign w:val="center"/>
          </w:tcPr>
          <w:p w14:paraId="3F26A0CC" w14:textId="77777777" w:rsidR="00D16EA7" w:rsidRDefault="008C0782">
            <w:pPr>
              <w:spacing w:after="20" w:line="240" w:lineRule="auto"/>
            </w:pPr>
            <w:r>
              <w:rPr>
                <w:sz w:val="15"/>
              </w:rPr>
              <w:t>dzień 0 oraz tygodnie 4, 8, 12 i 16</w:t>
            </w:r>
          </w:p>
        </w:tc>
        <w:tc>
          <w:tcPr>
            <w:tcW w:w="2550" w:type="dxa"/>
            <w:tcMar>
              <w:top w:w="65" w:type="dxa"/>
              <w:left w:w="80" w:type="dxa"/>
              <w:bottom w:w="65" w:type="dxa"/>
              <w:right w:w="80" w:type="dxa"/>
            </w:tcMar>
            <w:vAlign w:val="center"/>
          </w:tcPr>
          <w:p w14:paraId="47F39877" w14:textId="77777777" w:rsidR="00D16EA7" w:rsidRDefault="008C0782">
            <w:pPr>
              <w:spacing w:after="20" w:line="240" w:lineRule="auto"/>
            </w:pPr>
            <w:r>
              <w:rPr>
                <w:sz w:val="15"/>
              </w:rPr>
              <w:t>zgodnie z instrukcją narzędzia</w:t>
            </w:r>
          </w:p>
        </w:tc>
        <w:tc>
          <w:tcPr>
            <w:tcW w:w="2550" w:type="dxa"/>
            <w:tcMar>
              <w:top w:w="65" w:type="dxa"/>
              <w:left w:w="80" w:type="dxa"/>
              <w:bottom w:w="65" w:type="dxa"/>
              <w:right w:w="80" w:type="dxa"/>
            </w:tcMar>
            <w:vAlign w:val="center"/>
          </w:tcPr>
          <w:p w14:paraId="672CDC5A" w14:textId="77777777" w:rsidR="00D16EA7" w:rsidRDefault="008C0782">
            <w:pPr>
              <w:spacing w:after="20" w:line="240" w:lineRule="auto"/>
            </w:pPr>
            <w:r>
              <w:rPr>
                <w:sz w:val="15"/>
              </w:rPr>
              <w:t>standaryzowany pomiar codziennego funkcjonowania</w:t>
            </w:r>
          </w:p>
        </w:tc>
      </w:tr>
      <w:tr w:rsidR="00D16EA7" w:rsidRPr="005F3CE1" w14:paraId="5EB6E2EA" w14:textId="77777777">
        <w:trPr>
          <w:jc w:val="center"/>
        </w:trPr>
        <w:tc>
          <w:tcPr>
            <w:tcW w:w="2550" w:type="dxa"/>
            <w:tcMar>
              <w:top w:w="65" w:type="dxa"/>
              <w:left w:w="80" w:type="dxa"/>
              <w:bottom w:w="65" w:type="dxa"/>
              <w:right w:w="80" w:type="dxa"/>
            </w:tcMar>
            <w:vAlign w:val="center"/>
          </w:tcPr>
          <w:p w14:paraId="25C71DA5" w14:textId="77777777" w:rsidR="00D16EA7" w:rsidRDefault="008C0782">
            <w:pPr>
              <w:spacing w:after="20" w:line="240" w:lineRule="auto"/>
            </w:pPr>
            <w:commentRangeStart w:id="191"/>
            <w:r>
              <w:rPr>
                <w:b/>
                <w:sz w:val="15"/>
              </w:rPr>
              <w:t>Globalna ocena zmiany pacjenta</w:t>
            </w:r>
            <w:commentRangeEnd w:id="191"/>
            <w:r w:rsidR="00621084">
              <w:rPr>
                <w:rStyle w:val="CommentReference"/>
                <w:sz w:val="19"/>
                <w:szCs w:val="22"/>
              </w:rPr>
              <w:commentReference w:id="191"/>
            </w:r>
          </w:p>
        </w:tc>
        <w:tc>
          <w:tcPr>
            <w:tcW w:w="2550" w:type="dxa"/>
            <w:tcMar>
              <w:top w:w="65" w:type="dxa"/>
              <w:left w:w="80" w:type="dxa"/>
              <w:bottom w:w="65" w:type="dxa"/>
              <w:right w:w="80" w:type="dxa"/>
            </w:tcMar>
            <w:vAlign w:val="center"/>
          </w:tcPr>
          <w:p w14:paraId="62C901F4" w14:textId="77777777" w:rsidR="00D16EA7" w:rsidRDefault="008C0782">
            <w:pPr>
              <w:spacing w:after="20" w:line="240" w:lineRule="auto"/>
            </w:pPr>
            <w:r>
              <w:rPr>
                <w:sz w:val="15"/>
              </w:rPr>
              <w:t>co 2 tygodnie</w:t>
            </w:r>
          </w:p>
        </w:tc>
        <w:tc>
          <w:tcPr>
            <w:tcW w:w="2550" w:type="dxa"/>
            <w:tcMar>
              <w:top w:w="65" w:type="dxa"/>
              <w:left w:w="80" w:type="dxa"/>
              <w:bottom w:w="65" w:type="dxa"/>
              <w:right w:w="80" w:type="dxa"/>
            </w:tcMar>
            <w:vAlign w:val="center"/>
          </w:tcPr>
          <w:p w14:paraId="545CE4A0" w14:textId="77777777" w:rsidR="00D16EA7" w:rsidRDefault="008C0782">
            <w:pPr>
              <w:spacing w:after="20" w:line="240" w:lineRule="auto"/>
            </w:pPr>
            <w:r>
              <w:rPr>
                <w:sz w:val="15"/>
              </w:rPr>
              <w:t>porównanie z poprzednimi 2 tygodniami</w:t>
            </w:r>
          </w:p>
        </w:tc>
        <w:tc>
          <w:tcPr>
            <w:tcW w:w="2550" w:type="dxa"/>
            <w:tcMar>
              <w:top w:w="65" w:type="dxa"/>
              <w:left w:w="80" w:type="dxa"/>
              <w:bottom w:w="65" w:type="dxa"/>
              <w:right w:w="80" w:type="dxa"/>
            </w:tcMar>
            <w:vAlign w:val="center"/>
          </w:tcPr>
          <w:p w14:paraId="0ABBB90D" w14:textId="77777777" w:rsidR="00D16EA7" w:rsidRPr="00C93A22" w:rsidRDefault="008C0782">
            <w:pPr>
              <w:spacing w:after="20" w:line="240" w:lineRule="auto"/>
              <w:rPr>
                <w:lang w:val="pl-PL"/>
              </w:rPr>
            </w:pPr>
            <w:r w:rsidRPr="00C93A22">
              <w:rPr>
                <w:sz w:val="15"/>
                <w:lang w:val="pl-PL"/>
              </w:rPr>
              <w:t>kotwica znaczenia i kierunku zmiany</w:t>
            </w:r>
          </w:p>
        </w:tc>
      </w:tr>
      <w:tr w:rsidR="00D16EA7" w:rsidRPr="005F3CE1" w14:paraId="666D4295" w14:textId="77777777">
        <w:trPr>
          <w:jc w:val="center"/>
        </w:trPr>
        <w:tc>
          <w:tcPr>
            <w:tcW w:w="2550" w:type="dxa"/>
            <w:tcMar>
              <w:top w:w="65" w:type="dxa"/>
              <w:left w:w="80" w:type="dxa"/>
              <w:bottom w:w="65" w:type="dxa"/>
              <w:right w:w="80" w:type="dxa"/>
            </w:tcMar>
            <w:vAlign w:val="center"/>
          </w:tcPr>
          <w:p w14:paraId="292C17E1" w14:textId="77777777" w:rsidR="00D16EA7" w:rsidRDefault="008C0782">
            <w:pPr>
              <w:spacing w:after="20" w:line="240" w:lineRule="auto"/>
            </w:pPr>
            <w:commentRangeStart w:id="192"/>
            <w:r>
              <w:rPr>
                <w:b/>
                <w:sz w:val="15"/>
              </w:rPr>
              <w:t>Globalna ocena zmiany terapeuty</w:t>
            </w:r>
            <w:commentRangeEnd w:id="192"/>
            <w:r w:rsidR="00621084">
              <w:rPr>
                <w:rStyle w:val="CommentReference"/>
                <w:sz w:val="19"/>
                <w:szCs w:val="22"/>
              </w:rPr>
              <w:commentReference w:id="192"/>
            </w:r>
          </w:p>
        </w:tc>
        <w:tc>
          <w:tcPr>
            <w:tcW w:w="2550" w:type="dxa"/>
            <w:tcMar>
              <w:top w:w="65" w:type="dxa"/>
              <w:left w:w="80" w:type="dxa"/>
              <w:bottom w:w="65" w:type="dxa"/>
              <w:right w:w="80" w:type="dxa"/>
            </w:tcMar>
            <w:vAlign w:val="center"/>
          </w:tcPr>
          <w:p w14:paraId="1B9CE9A8" w14:textId="77777777" w:rsidR="00D16EA7" w:rsidRDefault="008C0782">
            <w:pPr>
              <w:spacing w:after="20" w:line="240" w:lineRule="auto"/>
            </w:pPr>
            <w:r>
              <w:rPr>
                <w:sz w:val="15"/>
              </w:rPr>
              <w:t>dzień 0 oraz co 4 tygodnie</w:t>
            </w:r>
          </w:p>
        </w:tc>
        <w:tc>
          <w:tcPr>
            <w:tcW w:w="2550" w:type="dxa"/>
            <w:tcMar>
              <w:top w:w="65" w:type="dxa"/>
              <w:left w:w="80" w:type="dxa"/>
              <w:bottom w:w="65" w:type="dxa"/>
              <w:right w:w="80" w:type="dxa"/>
            </w:tcMar>
            <w:vAlign w:val="center"/>
          </w:tcPr>
          <w:p w14:paraId="6DBCA07B" w14:textId="77777777" w:rsidR="00D16EA7" w:rsidRDefault="008C0782">
            <w:pPr>
              <w:spacing w:after="20" w:line="240" w:lineRule="auto"/>
            </w:pPr>
            <w:r>
              <w:rPr>
                <w:sz w:val="15"/>
              </w:rPr>
              <w:t>porównanie z poprzednim okresem</w:t>
            </w:r>
          </w:p>
        </w:tc>
        <w:tc>
          <w:tcPr>
            <w:tcW w:w="2550" w:type="dxa"/>
            <w:tcMar>
              <w:top w:w="65" w:type="dxa"/>
              <w:left w:w="80" w:type="dxa"/>
              <w:bottom w:w="65" w:type="dxa"/>
              <w:right w:w="80" w:type="dxa"/>
            </w:tcMar>
            <w:vAlign w:val="center"/>
          </w:tcPr>
          <w:p w14:paraId="78656F57" w14:textId="77777777" w:rsidR="00D16EA7" w:rsidRPr="00C93A22" w:rsidRDefault="008C0782">
            <w:pPr>
              <w:spacing w:after="20" w:line="240" w:lineRule="auto"/>
              <w:rPr>
                <w:lang w:val="pl-PL"/>
              </w:rPr>
            </w:pPr>
            <w:r w:rsidRPr="00C93A22">
              <w:rPr>
                <w:sz w:val="15"/>
                <w:lang w:val="pl-PL"/>
              </w:rPr>
              <w:t>niezależne źródło sprawdzające zgodność; terapeuta zaślepiony w fazie trafności</w:t>
            </w:r>
          </w:p>
        </w:tc>
      </w:tr>
    </w:tbl>
    <w:p w14:paraId="08A03037" w14:textId="77777777" w:rsidR="00D16EA7" w:rsidRPr="00C93A22" w:rsidRDefault="008C0782">
      <w:pPr>
        <w:pStyle w:val="Heading1"/>
        <w:rPr>
          <w:lang w:val="pl-PL"/>
        </w:rPr>
      </w:pPr>
      <w:r w:rsidRPr="00C93A22">
        <w:rPr>
          <w:lang w:val="pl-PL"/>
        </w:rPr>
        <w:t>6.</w:t>
      </w:r>
      <w:commentRangeStart w:id="193"/>
      <w:r w:rsidRPr="00C93A22">
        <w:rPr>
          <w:lang w:val="pl-PL"/>
        </w:rPr>
        <w:t xml:space="preserve"> Indywidualny poziom odniesienia</w:t>
      </w:r>
      <w:commentRangeEnd w:id="193"/>
      <w:r w:rsidR="00943042" w:rsidRPr="00C93A22">
        <w:rPr>
          <w:rStyle w:val="CommentReference"/>
          <w:sz w:val="29"/>
          <w:szCs w:val="28"/>
          <w:lang w:val="pl-PL"/>
        </w:rPr>
        <w:commentReference w:id="193"/>
      </w:r>
    </w:p>
    <w:p w14:paraId="0466588B" w14:textId="77777777" w:rsidR="00D16EA7" w:rsidRPr="00C93A22" w:rsidRDefault="008C0782">
      <w:pPr>
        <w:rPr>
          <w:lang w:val="pl-PL"/>
        </w:rPr>
      </w:pPr>
      <w:r w:rsidRPr="00C93A22">
        <w:rPr>
          <w:lang w:val="pl-PL"/>
        </w:rPr>
        <w:t>Pierwsze 14 dni obserwacji służy do wyznaczenia wstępnego indywidualnego poziomu odniesienia dla cech cyfrowych. Poziom odniesienia nie oznacza stanu zdrowego ani prawidłowego. Jest jedynie opisem typowego sposobu funkcjonowania tej osoby w początkowym okresie badania.</w:t>
      </w:r>
    </w:p>
    <w:p w14:paraId="655F8690" w14:textId="77777777" w:rsidR="00D16EA7" w:rsidRDefault="008C0782">
      <w:pPr>
        <w:rPr>
          <w:ins w:id="194" w:author="Dorota Frydecka" w:date="2026-08-24T22:31:00Z" w16du:dateUtc="2026-08-24T20:31:00Z"/>
          <w:lang w:val="pl-PL"/>
        </w:rPr>
      </w:pPr>
      <w:r w:rsidRPr="00C93A22">
        <w:rPr>
          <w:lang w:val="pl-PL"/>
        </w:rPr>
        <w:t>Ponieważ początek psychoterapii może sam wiązać się ze zmianą, pierwsze 14 dni nie będą automatycznie traktowane jako okres klinicznie stabilny. Stabilność tego okresu zostanie oceniona za pomocą pomiarów referencyjnych. W analizach rozwojowych porównany zostanie stały początkowy poziom odniesienia z wariantami wykorzystującymi dłuższą historię oraz ostrożną aktualizację poziomu osobistego. W ostatecznym modelu zostanie zastosowany jeden z góry określony sposób, zamrożony przed walidacją.</w:t>
      </w:r>
    </w:p>
    <w:p w14:paraId="1D6F28AE" w14:textId="77777777" w:rsidR="00267923" w:rsidRDefault="00267923">
      <w:pPr>
        <w:rPr>
          <w:ins w:id="195" w:author="Dorota Frydecka" w:date="2026-08-24T22:31:00Z" w16du:dateUtc="2026-08-24T20:31:00Z"/>
          <w:lang w:val="pl-PL"/>
        </w:rPr>
      </w:pPr>
    </w:p>
    <w:p w14:paraId="6E4DDDF1" w14:textId="77777777" w:rsidR="00267923" w:rsidRPr="00943042" w:rsidRDefault="00267923" w:rsidP="00267923">
      <w:pPr>
        <w:rPr>
          <w:ins w:id="196" w:author="Dorota Frydecka" w:date="2026-08-24T22:31:00Z"/>
          <w:lang w:val="pl-PL"/>
          <w:rPrChange w:id="197" w:author="Dorota Frydecka" w:date="2026-08-24T22:31:00Z" w16du:dateUtc="2026-08-24T20:31:00Z">
            <w:rPr>
              <w:ins w:id="198" w:author="Dorota Frydecka" w:date="2026-08-24T22:31:00Z"/>
            </w:rPr>
          </w:rPrChange>
        </w:rPr>
      </w:pPr>
      <w:ins w:id="199" w:author="Dorota Frydecka" w:date="2026-08-24T22:31:00Z">
        <w:r w:rsidRPr="00943042">
          <w:rPr>
            <w:lang w:val="pl-PL"/>
            <w:rPrChange w:id="200" w:author="Dorota Frydecka" w:date="2026-08-24T22:31:00Z" w16du:dateUtc="2026-08-24T20:31:00Z">
              <w:rPr/>
            </w:rPrChange>
          </w:rPr>
          <w:lastRenderedPageBreak/>
          <w:t xml:space="preserve">Pierwsze 14 dni obserwacji będą służyły do wyznaczenia </w:t>
        </w:r>
        <w:r w:rsidRPr="00943042">
          <w:rPr>
            <w:b/>
            <w:bCs/>
            <w:lang w:val="pl-PL"/>
            <w:rPrChange w:id="201" w:author="Dorota Frydecka" w:date="2026-08-24T22:31:00Z" w16du:dateUtc="2026-08-24T20:31:00Z">
              <w:rPr>
                <w:b/>
                <w:bCs/>
              </w:rPr>
            </w:rPrChange>
          </w:rPr>
          <w:t>wstępnego indywidualnego poziomu odniesienia</w:t>
        </w:r>
        <w:r w:rsidRPr="00943042">
          <w:rPr>
            <w:lang w:val="pl-PL"/>
            <w:rPrChange w:id="202" w:author="Dorota Frydecka" w:date="2026-08-24T22:31:00Z" w16du:dateUtc="2026-08-24T20:31:00Z">
              <w:rPr/>
            </w:rPrChange>
          </w:rPr>
          <w:t xml:space="preserve"> dla cech cyfrowych. Poziom ten nie będzie interpretowany jako stan zdrowia ani stan prawidłowy, lecz jako opis charakterystycznego dla danej osoby wzorca funkcjonowania w początkowym okresie obserwacji.</w:t>
        </w:r>
      </w:ins>
    </w:p>
    <w:p w14:paraId="3C4848B5" w14:textId="77777777" w:rsidR="00267923" w:rsidRPr="00943042" w:rsidRDefault="00267923" w:rsidP="00267923">
      <w:pPr>
        <w:rPr>
          <w:ins w:id="203" w:author="Dorota Frydecka" w:date="2026-08-24T22:31:00Z"/>
          <w:lang w:val="pl-PL"/>
          <w:rPrChange w:id="204" w:author="Dorota Frydecka" w:date="2026-08-24T22:31:00Z" w16du:dateUtc="2026-08-24T20:31:00Z">
            <w:rPr>
              <w:ins w:id="205" w:author="Dorota Frydecka" w:date="2026-08-24T22:31:00Z"/>
            </w:rPr>
          </w:rPrChange>
        </w:rPr>
      </w:pPr>
      <w:ins w:id="206" w:author="Dorota Frydecka" w:date="2026-08-24T22:31:00Z">
        <w:r w:rsidRPr="00943042">
          <w:rPr>
            <w:lang w:val="pl-PL"/>
            <w:rPrChange w:id="207" w:author="Dorota Frydecka" w:date="2026-08-24T22:31:00Z" w16du:dateUtc="2026-08-24T20:31:00Z">
              <w:rPr/>
            </w:rPrChange>
          </w:rPr>
          <w:t>Ponieważ rozpoczęcie psychoterapii może wiązać się ze zmianą dobrostanu lub codziennego funkcjonowania, okres pierwszych 14 dni nie będzie automatycznie uznawany za klinicznie stabilny. Stabilność tego okresu zostanie oceniona na podstawie niezależnych pomiarów referencyjnych. Pozwoli to określić, czy początkowy poziom odniesienia może być wykorzystywany bezpośrednio, czy też wymaga zastosowania alternatywnego sposobu estymacji.</w:t>
        </w:r>
      </w:ins>
    </w:p>
    <w:p w14:paraId="3C1A1FCC" w14:textId="77777777" w:rsidR="00267923" w:rsidRPr="00943042" w:rsidRDefault="00267923" w:rsidP="00267923">
      <w:pPr>
        <w:rPr>
          <w:ins w:id="208" w:author="Dorota Frydecka" w:date="2026-08-24T22:31:00Z"/>
          <w:lang w:val="pl-PL"/>
          <w:rPrChange w:id="209" w:author="Dorota Frydecka" w:date="2026-08-24T22:31:00Z" w16du:dateUtc="2026-08-24T20:31:00Z">
            <w:rPr>
              <w:ins w:id="210" w:author="Dorota Frydecka" w:date="2026-08-24T22:31:00Z"/>
            </w:rPr>
          </w:rPrChange>
        </w:rPr>
      </w:pPr>
      <w:ins w:id="211" w:author="Dorota Frydecka" w:date="2026-08-24T22:31:00Z">
        <w:r w:rsidRPr="00943042">
          <w:rPr>
            <w:lang w:val="pl-PL"/>
            <w:rPrChange w:id="212" w:author="Dorota Frydecka" w:date="2026-08-24T22:31:00Z" w16du:dateUtc="2026-08-24T20:31:00Z">
              <w:rPr/>
            </w:rPrChange>
          </w:rPr>
          <w:t>W części rozwojowej porównane zostaną co najmniej trzy strategie wyznaczania indywidualnego poziomu odniesienia:</w:t>
        </w:r>
      </w:ins>
    </w:p>
    <w:p w14:paraId="514298FE" w14:textId="77777777" w:rsidR="00267923" w:rsidRPr="00943042" w:rsidRDefault="00267923" w:rsidP="00267923">
      <w:pPr>
        <w:numPr>
          <w:ilvl w:val="0"/>
          <w:numId w:val="15"/>
        </w:numPr>
        <w:rPr>
          <w:ins w:id="213" w:author="Dorota Frydecka" w:date="2026-08-24T22:31:00Z"/>
          <w:lang w:val="pl-PL"/>
          <w:rPrChange w:id="214" w:author="Dorota Frydecka" w:date="2026-08-24T22:31:00Z" w16du:dateUtc="2026-08-24T20:31:00Z">
            <w:rPr>
              <w:ins w:id="215" w:author="Dorota Frydecka" w:date="2026-08-24T22:31:00Z"/>
            </w:rPr>
          </w:rPrChange>
        </w:rPr>
      </w:pPr>
      <w:ins w:id="216" w:author="Dorota Frydecka" w:date="2026-08-24T22:31:00Z">
        <w:r w:rsidRPr="00943042">
          <w:rPr>
            <w:lang w:val="pl-PL"/>
            <w:rPrChange w:id="217" w:author="Dorota Frydecka" w:date="2026-08-24T22:31:00Z" w16du:dateUtc="2026-08-24T20:31:00Z">
              <w:rPr/>
            </w:rPrChange>
          </w:rPr>
          <w:t xml:space="preserve">stały poziom odniesienia wyznaczony na podstawie początkowego okresu obserwacji; </w:t>
        </w:r>
      </w:ins>
    </w:p>
    <w:p w14:paraId="02F437D9" w14:textId="77777777" w:rsidR="00267923" w:rsidRPr="00943042" w:rsidRDefault="00267923" w:rsidP="00267923">
      <w:pPr>
        <w:numPr>
          <w:ilvl w:val="0"/>
          <w:numId w:val="15"/>
        </w:numPr>
        <w:rPr>
          <w:ins w:id="218" w:author="Dorota Frydecka" w:date="2026-08-24T22:31:00Z"/>
          <w:lang w:val="pl-PL"/>
          <w:rPrChange w:id="219" w:author="Dorota Frydecka" w:date="2026-08-24T22:31:00Z" w16du:dateUtc="2026-08-24T20:31:00Z">
            <w:rPr>
              <w:ins w:id="220" w:author="Dorota Frydecka" w:date="2026-08-24T22:31:00Z"/>
            </w:rPr>
          </w:rPrChange>
        </w:rPr>
      </w:pPr>
      <w:ins w:id="221" w:author="Dorota Frydecka" w:date="2026-08-24T22:31:00Z">
        <w:r w:rsidRPr="00943042">
          <w:rPr>
            <w:lang w:val="pl-PL"/>
            <w:rPrChange w:id="222" w:author="Dorota Frydecka" w:date="2026-08-24T22:31:00Z" w16du:dateUtc="2026-08-24T20:31:00Z">
              <w:rPr/>
            </w:rPrChange>
          </w:rPr>
          <w:t xml:space="preserve">poziom odniesienia wyznaczany z wykorzystaniem dłuższej historii danych; </w:t>
        </w:r>
      </w:ins>
    </w:p>
    <w:p w14:paraId="6E0F1EB3" w14:textId="77777777" w:rsidR="00267923" w:rsidRPr="00943042" w:rsidRDefault="00267923" w:rsidP="00267923">
      <w:pPr>
        <w:numPr>
          <w:ilvl w:val="0"/>
          <w:numId w:val="15"/>
        </w:numPr>
        <w:rPr>
          <w:ins w:id="223" w:author="Dorota Frydecka" w:date="2026-08-24T22:31:00Z"/>
          <w:lang w:val="pl-PL"/>
          <w:rPrChange w:id="224" w:author="Dorota Frydecka" w:date="2026-08-24T22:31:00Z" w16du:dateUtc="2026-08-24T20:31:00Z">
            <w:rPr>
              <w:ins w:id="225" w:author="Dorota Frydecka" w:date="2026-08-24T22:31:00Z"/>
            </w:rPr>
          </w:rPrChange>
        </w:rPr>
      </w:pPr>
      <w:ins w:id="226" w:author="Dorota Frydecka" w:date="2026-08-24T22:31:00Z">
        <w:r w:rsidRPr="00943042">
          <w:rPr>
            <w:lang w:val="pl-PL"/>
            <w:rPrChange w:id="227" w:author="Dorota Frydecka" w:date="2026-08-24T22:31:00Z" w16du:dateUtc="2026-08-24T20:31:00Z">
              <w:rPr/>
            </w:rPrChange>
          </w:rPr>
          <w:t xml:space="preserve">adaptacyjny poziom odniesienia aktualizowany w czasie według z góry określonych reguł. </w:t>
        </w:r>
      </w:ins>
    </w:p>
    <w:p w14:paraId="5519B2F0" w14:textId="77777777" w:rsidR="00267923" w:rsidRPr="00943042" w:rsidRDefault="00267923" w:rsidP="00267923">
      <w:pPr>
        <w:rPr>
          <w:ins w:id="228" w:author="Dorota Frydecka" w:date="2026-08-24T22:31:00Z"/>
          <w:lang w:val="pl-PL"/>
          <w:rPrChange w:id="229" w:author="Dorota Frydecka" w:date="2026-08-24T22:31:00Z" w16du:dateUtc="2026-08-24T20:31:00Z">
            <w:rPr>
              <w:ins w:id="230" w:author="Dorota Frydecka" w:date="2026-08-24T22:31:00Z"/>
            </w:rPr>
          </w:rPrChange>
        </w:rPr>
      </w:pPr>
      <w:ins w:id="231" w:author="Dorota Frydecka" w:date="2026-08-24T22:31:00Z">
        <w:r w:rsidRPr="00943042">
          <w:rPr>
            <w:lang w:val="pl-PL"/>
            <w:rPrChange w:id="232" w:author="Dorota Frydecka" w:date="2026-08-24T22:31:00Z" w16du:dateUtc="2026-08-24T20:31:00Z">
              <w:rPr/>
            </w:rPrChange>
          </w:rPr>
          <w:t>Strategie zostaną porównane pod względem trafności pomiaru zmiany, stabilności technicznej oraz odporności na przejściowe zmiany zachowania i brakujące dane.</w:t>
        </w:r>
      </w:ins>
    </w:p>
    <w:p w14:paraId="55F27FF9" w14:textId="77777777" w:rsidR="00267923" w:rsidRPr="00943042" w:rsidRDefault="00267923" w:rsidP="00267923">
      <w:pPr>
        <w:rPr>
          <w:ins w:id="233" w:author="Dorota Frydecka" w:date="2026-08-24T22:31:00Z"/>
          <w:lang w:val="pl-PL"/>
          <w:rPrChange w:id="234" w:author="Dorota Frydecka" w:date="2026-08-24T22:31:00Z" w16du:dateUtc="2026-08-24T20:31:00Z">
            <w:rPr>
              <w:ins w:id="235" w:author="Dorota Frydecka" w:date="2026-08-24T22:31:00Z"/>
            </w:rPr>
          </w:rPrChange>
        </w:rPr>
      </w:pPr>
      <w:ins w:id="236" w:author="Dorota Frydecka" w:date="2026-08-24T22:31:00Z">
        <w:r w:rsidRPr="00943042">
          <w:rPr>
            <w:lang w:val="pl-PL"/>
            <w:rPrChange w:id="237" w:author="Dorota Frydecka" w:date="2026-08-24T22:31:00Z" w16du:dateUtc="2026-08-24T20:31:00Z">
              <w:rPr/>
            </w:rPrChange>
          </w:rPr>
          <w:t>Przed rozpoczęciem niezależnej walidacji zostanie wybrany jeden sposób wyznaczania indywidualnego poziomu odniesienia. Jego definicja, parametry i reguły aktualizacji zostaną zamrożone i nie będą modyfikowane na podstawie wyników uzyskanych w grupie walidacyjnej.</w:t>
        </w:r>
      </w:ins>
    </w:p>
    <w:p w14:paraId="376AC5D2" w14:textId="77777777" w:rsidR="00267923" w:rsidRPr="00C93A22" w:rsidRDefault="00267923">
      <w:pPr>
        <w:rPr>
          <w:lang w:val="pl-PL"/>
        </w:rPr>
      </w:pPr>
    </w:p>
    <w:p w14:paraId="1CBA39C0" w14:textId="77777777" w:rsidR="00D16EA7" w:rsidRPr="00C93A22" w:rsidRDefault="008C0782">
      <w:pPr>
        <w:pStyle w:val="Heading1"/>
        <w:rPr>
          <w:lang w:val="pl-PL"/>
        </w:rPr>
      </w:pPr>
      <w:r w:rsidRPr="00C93A22">
        <w:rPr>
          <w:lang w:val="pl-PL"/>
        </w:rPr>
        <w:t>7. Standard referencyjny i definicja istotnej zmiany</w:t>
      </w:r>
    </w:p>
    <w:p w14:paraId="1724FA3C" w14:textId="77777777" w:rsidR="008D6394" w:rsidRPr="00431120" w:rsidRDefault="008D6394" w:rsidP="008D6394">
      <w:pPr>
        <w:rPr>
          <w:ins w:id="238" w:author="Dorota Frydecka" w:date="2026-08-24T22:34:00Z"/>
          <w:lang w:val="pl-PL"/>
          <w:rPrChange w:id="239" w:author="Dorota Frydecka" w:date="2026-08-24T22:34:00Z" w16du:dateUtc="2026-08-24T20:34:00Z">
            <w:rPr>
              <w:ins w:id="240" w:author="Dorota Frydecka" w:date="2026-08-24T22:34:00Z"/>
            </w:rPr>
          </w:rPrChange>
        </w:rPr>
      </w:pPr>
      <w:ins w:id="241" w:author="Dorota Frydecka" w:date="2026-08-24T22:34:00Z">
        <w:r w:rsidRPr="00431120">
          <w:rPr>
            <w:lang w:val="pl-PL"/>
            <w:rPrChange w:id="242" w:author="Dorota Frydecka" w:date="2026-08-24T22:34:00Z" w16du:dateUtc="2026-08-24T20:34:00Z">
              <w:rPr/>
            </w:rPrChange>
          </w:rPr>
          <w:t xml:space="preserve">Rzeczywista zmiana dobrostanu i codziennego funkcjonowania nie będzie definiowana na podstawie danych ze smartfona ani opaski. </w:t>
        </w:r>
        <w:r w:rsidRPr="00431120">
          <w:rPr>
            <w:b/>
            <w:bCs/>
            <w:lang w:val="pl-PL"/>
            <w:rPrChange w:id="243" w:author="Dorota Frydecka" w:date="2026-08-24T22:34:00Z" w16du:dateUtc="2026-08-24T20:34:00Z">
              <w:rPr>
                <w:b/>
                <w:bCs/>
              </w:rPr>
            </w:rPrChange>
          </w:rPr>
          <w:t>Główny standard referencyjny zostanie utworzony wyłącznie na podstawie pomiarów pozyskiwanych niezależnie od badanego algorytmu</w:t>
        </w:r>
        <w:r w:rsidRPr="00431120">
          <w:rPr>
            <w:lang w:val="pl-PL"/>
            <w:rPrChange w:id="244" w:author="Dorota Frydecka" w:date="2026-08-24T22:34:00Z" w16du:dateUtc="2026-08-24T20:34:00Z">
              <w:rPr/>
            </w:rPrChange>
          </w:rPr>
          <w:t>, co ograniczy ryzyko błędu kołowego i sztucznego zawyżenia trafności modelu.</w:t>
        </w:r>
      </w:ins>
    </w:p>
    <w:p w14:paraId="00A085DD" w14:textId="77777777" w:rsidR="008D6394" w:rsidRPr="00431120" w:rsidRDefault="008D6394" w:rsidP="008D6394">
      <w:pPr>
        <w:rPr>
          <w:ins w:id="245" w:author="Dorota Frydecka" w:date="2026-08-24T22:34:00Z"/>
          <w:lang w:val="pl-PL"/>
          <w:rPrChange w:id="246" w:author="Dorota Frydecka" w:date="2026-08-24T22:34:00Z" w16du:dateUtc="2026-08-24T20:34:00Z">
            <w:rPr>
              <w:ins w:id="247" w:author="Dorota Frydecka" w:date="2026-08-24T22:34:00Z"/>
            </w:rPr>
          </w:rPrChange>
        </w:rPr>
      </w:pPr>
      <w:ins w:id="248" w:author="Dorota Frydecka" w:date="2026-08-24T22:34:00Z">
        <w:r w:rsidRPr="00431120">
          <w:rPr>
            <w:lang w:val="pl-PL"/>
            <w:rPrChange w:id="249" w:author="Dorota Frydecka" w:date="2026-08-24T22:34:00Z" w16du:dateUtc="2026-08-24T20:34:00Z">
              <w:rPr/>
            </w:rPrChange>
          </w:rPr>
          <w:t xml:space="preserve">Podstawowym wynikiem referencyjnym będzie </w:t>
        </w:r>
        <w:r w:rsidRPr="00431120">
          <w:rPr>
            <w:b/>
            <w:bCs/>
            <w:lang w:val="pl-PL"/>
            <w:rPrChange w:id="250" w:author="Dorota Frydecka" w:date="2026-08-24T22:34:00Z" w16du:dateUtc="2026-08-24T20:34:00Z">
              <w:rPr>
                <w:b/>
                <w:bCs/>
              </w:rPr>
            </w:rPrChange>
          </w:rPr>
          <w:t>ciągły złożony wskaźnik zmiany dobrostanu i codziennego funkcjonowania</w:t>
        </w:r>
        <w:r w:rsidRPr="00431120">
          <w:rPr>
            <w:lang w:val="pl-PL"/>
            <w:rPrChange w:id="251" w:author="Dorota Frydecka" w:date="2026-08-24T22:34:00Z" w16du:dateUtc="2026-08-24T20:34:00Z">
              <w:rPr/>
            </w:rPrChange>
          </w:rPr>
          <w:t>, wyznaczany na podstawie krótkich powtarzanych samoocen oraz standaryzowanych narzędzi oceny dobrostanu i funkcjonowania, w tym WHO-5 i WHODAS 2.0.</w:t>
        </w:r>
      </w:ins>
    </w:p>
    <w:p w14:paraId="293C11A4" w14:textId="77777777" w:rsidR="008D6394" w:rsidRPr="00431120" w:rsidRDefault="008D6394" w:rsidP="008D6394">
      <w:pPr>
        <w:rPr>
          <w:ins w:id="252" w:author="Dorota Frydecka" w:date="2026-08-24T22:34:00Z"/>
          <w:lang w:val="pl-PL"/>
          <w:rPrChange w:id="253" w:author="Dorota Frydecka" w:date="2026-08-24T22:34:00Z" w16du:dateUtc="2026-08-24T20:34:00Z">
            <w:rPr>
              <w:ins w:id="254" w:author="Dorota Frydecka" w:date="2026-08-24T22:34:00Z"/>
            </w:rPr>
          </w:rPrChange>
        </w:rPr>
      </w:pPr>
      <w:ins w:id="255" w:author="Dorota Frydecka" w:date="2026-08-24T22:34:00Z">
        <w:r w:rsidRPr="00431120">
          <w:rPr>
            <w:lang w:val="pl-PL"/>
            <w:rPrChange w:id="256" w:author="Dorota Frydecka" w:date="2026-08-24T22:34:00Z" w16du:dateUtc="2026-08-24T20:34:00Z">
              <w:rPr/>
            </w:rPrChange>
          </w:rPr>
          <w:t>W etapie pilotażowym zostanie oceniona struktura zależności pomiędzy poszczególnymi składowymi wyniku referencyjnego, ich zmienność w czasie, rzetelność oraz zdolność do odzwierciedlania zmian wewnątrzosobniczych.</w:t>
        </w:r>
      </w:ins>
    </w:p>
    <w:p w14:paraId="007D9211" w14:textId="77777777" w:rsidR="008D6394" w:rsidRPr="00431120" w:rsidRDefault="008D6394" w:rsidP="008D6394">
      <w:pPr>
        <w:rPr>
          <w:ins w:id="257" w:author="Dorota Frydecka" w:date="2026-08-24T22:34:00Z"/>
          <w:lang w:val="pl-PL"/>
          <w:rPrChange w:id="258" w:author="Dorota Frydecka" w:date="2026-08-24T22:34:00Z" w16du:dateUtc="2026-08-24T20:34:00Z">
            <w:rPr>
              <w:ins w:id="259" w:author="Dorota Frydecka" w:date="2026-08-24T22:34:00Z"/>
            </w:rPr>
          </w:rPrChange>
        </w:rPr>
      </w:pPr>
      <w:ins w:id="260" w:author="Dorota Frydecka" w:date="2026-08-24T22:34:00Z">
        <w:r w:rsidRPr="00431120">
          <w:rPr>
            <w:lang w:val="pl-PL"/>
            <w:rPrChange w:id="261" w:author="Dorota Frydecka" w:date="2026-08-24T22:34:00Z" w16du:dateUtc="2026-08-24T20:34:00Z">
              <w:rPr/>
            </w:rPrChange>
          </w:rPr>
          <w:t xml:space="preserve">W pierwszej kolejności zostanie oceniona możliwość wyznaczenia wspólnego wyniku za pomocą </w:t>
        </w:r>
        <w:r w:rsidRPr="00431120">
          <w:rPr>
            <w:b/>
            <w:bCs/>
            <w:lang w:val="pl-PL"/>
            <w:rPrChange w:id="262" w:author="Dorota Frydecka" w:date="2026-08-24T22:34:00Z" w16du:dateUtc="2026-08-24T20:34:00Z">
              <w:rPr>
                <w:b/>
                <w:bCs/>
              </w:rPr>
            </w:rPrChange>
          </w:rPr>
          <w:t>modelu zmiennej ukrytej dla danych podłużnych</w:t>
        </w:r>
        <w:r w:rsidRPr="00431120">
          <w:rPr>
            <w:lang w:val="pl-PL"/>
            <w:rPrChange w:id="263" w:author="Dorota Frydecka" w:date="2026-08-24T22:34:00Z" w16du:dateUtc="2026-08-24T20:34:00Z">
              <w:rPr/>
            </w:rPrChange>
          </w:rPr>
          <w:t>. Zastosowanie tego rozwiązania będzie uzależnione od spełnienia uprzednio określonych kryteriów jakości modelu, w szczególności jego stabilności estymacji, zgodności kierunku wskaźników oraz wystarczającej identyfikowalności struktury latentnej.</w:t>
        </w:r>
      </w:ins>
    </w:p>
    <w:p w14:paraId="6C595676" w14:textId="77777777" w:rsidR="008D6394" w:rsidRPr="00431120" w:rsidRDefault="008D6394" w:rsidP="008D6394">
      <w:pPr>
        <w:rPr>
          <w:ins w:id="264" w:author="Dorota Frydecka" w:date="2026-08-24T22:34:00Z"/>
          <w:lang w:val="pl-PL"/>
          <w:rPrChange w:id="265" w:author="Dorota Frydecka" w:date="2026-08-24T22:34:00Z" w16du:dateUtc="2026-08-24T20:34:00Z">
            <w:rPr>
              <w:ins w:id="266" w:author="Dorota Frydecka" w:date="2026-08-24T22:34:00Z"/>
            </w:rPr>
          </w:rPrChange>
        </w:rPr>
      </w:pPr>
      <w:ins w:id="267" w:author="Dorota Frydecka" w:date="2026-08-24T22:34:00Z">
        <w:r w:rsidRPr="00431120">
          <w:rPr>
            <w:lang w:val="pl-PL"/>
            <w:rPrChange w:id="268" w:author="Dorota Frydecka" w:date="2026-08-24T22:34:00Z" w16du:dateUtc="2026-08-24T20:34:00Z">
              <w:rPr/>
            </w:rPrChange>
          </w:rPr>
          <w:t xml:space="preserve">Jeżeli kryteria te nie zostaną spełnione, zastosowana zostanie prostsza, wcześniej zdefiniowana metoda łączenia wystandaryzowanych zmian poszczególnych miar. Sposób konstrukcji wyniku referencyjnego zostanie ostatecznie ustalony i </w:t>
        </w:r>
        <w:r w:rsidRPr="00431120">
          <w:rPr>
            <w:b/>
            <w:bCs/>
            <w:lang w:val="pl-PL"/>
            <w:rPrChange w:id="269" w:author="Dorota Frydecka" w:date="2026-08-24T22:34:00Z" w16du:dateUtc="2026-08-24T20:34:00Z">
              <w:rPr>
                <w:b/>
                <w:bCs/>
              </w:rPr>
            </w:rPrChange>
          </w:rPr>
          <w:t>zamrożony przed rozpoczęciem niezależnej walidacji</w:t>
        </w:r>
        <w:r w:rsidRPr="00431120">
          <w:rPr>
            <w:lang w:val="pl-PL"/>
            <w:rPrChange w:id="270" w:author="Dorota Frydecka" w:date="2026-08-24T22:34:00Z" w16du:dateUtc="2026-08-24T20:34:00Z">
              <w:rPr/>
            </w:rPrChange>
          </w:rPr>
          <w:t>. Nie będzie stosowana arbitralna średnia oparta na równych wagach bez wcześniejszego uzasadnienia empirycznego.</w:t>
        </w:r>
      </w:ins>
    </w:p>
    <w:p w14:paraId="3A56E73A" w14:textId="77777777" w:rsidR="008D6394" w:rsidRPr="00431120" w:rsidRDefault="008D6394" w:rsidP="008D6394">
      <w:pPr>
        <w:rPr>
          <w:ins w:id="271" w:author="Dorota Frydecka" w:date="2026-08-24T22:34:00Z"/>
          <w:lang w:val="pl-PL"/>
          <w:rPrChange w:id="272" w:author="Dorota Frydecka" w:date="2026-08-24T22:34:00Z" w16du:dateUtc="2026-08-24T20:34:00Z">
            <w:rPr>
              <w:ins w:id="273" w:author="Dorota Frydecka" w:date="2026-08-24T22:34:00Z"/>
            </w:rPr>
          </w:rPrChange>
        </w:rPr>
      </w:pPr>
      <w:ins w:id="274" w:author="Dorota Frydecka" w:date="2026-08-24T22:34:00Z">
        <w:r w:rsidRPr="00431120">
          <w:rPr>
            <w:lang w:val="pl-PL"/>
            <w:rPrChange w:id="275" w:author="Dorota Frydecka" w:date="2026-08-24T22:34:00Z" w16du:dateUtc="2026-08-24T20:34:00Z">
              <w:rPr/>
            </w:rPrChange>
          </w:rPr>
          <w:t xml:space="preserve">Ocena terapeuty nie będzie stanowiła elementu głównego wyniku referencyjnego. Zostanie zachowana jako </w:t>
        </w:r>
        <w:r w:rsidRPr="00431120">
          <w:rPr>
            <w:b/>
            <w:bCs/>
            <w:lang w:val="pl-PL"/>
            <w:rPrChange w:id="276" w:author="Dorota Frydecka" w:date="2026-08-24T22:34:00Z" w16du:dateUtc="2026-08-24T20:34:00Z">
              <w:rPr>
                <w:b/>
                <w:bCs/>
              </w:rPr>
            </w:rPrChange>
          </w:rPr>
          <w:t>niezależne zewnętrzne źródło walidacyjne</w:t>
        </w:r>
        <w:r w:rsidRPr="00431120">
          <w:rPr>
            <w:lang w:val="pl-PL"/>
            <w:rPrChange w:id="277" w:author="Dorota Frydecka" w:date="2026-08-24T22:34:00Z" w16du:dateUtc="2026-08-24T20:34:00Z">
              <w:rPr/>
            </w:rPrChange>
          </w:rPr>
          <w:t>, umożliwiające ocenę zgodności pomiędzy wynikiem cyfrowym, zmianą raportowaną przez pacjenta a obserwacją terapeuty bez wprowadzania tej samej informacji jednocześnie do definicji wyniku i jego walidacji.</w:t>
        </w:r>
      </w:ins>
    </w:p>
    <w:p w14:paraId="32F172EA" w14:textId="77777777" w:rsidR="008D6394" w:rsidRPr="00431120" w:rsidRDefault="008D6394" w:rsidP="008D6394">
      <w:pPr>
        <w:rPr>
          <w:ins w:id="278" w:author="Dorota Frydecka" w:date="2026-08-24T22:34:00Z"/>
          <w:lang w:val="pl-PL"/>
          <w:rPrChange w:id="279" w:author="Dorota Frydecka" w:date="2026-08-24T22:34:00Z" w16du:dateUtc="2026-08-24T20:34:00Z">
            <w:rPr>
              <w:ins w:id="280" w:author="Dorota Frydecka" w:date="2026-08-24T22:34:00Z"/>
            </w:rPr>
          </w:rPrChange>
        </w:rPr>
      </w:pPr>
      <w:ins w:id="281" w:author="Dorota Frydecka" w:date="2026-08-24T22:34:00Z">
        <w:r w:rsidRPr="00431120">
          <w:rPr>
            <w:lang w:val="pl-PL"/>
            <w:rPrChange w:id="282" w:author="Dorota Frydecka" w:date="2026-08-24T22:34:00Z" w16du:dateUtc="2026-08-24T20:34:00Z">
              <w:rPr/>
            </w:rPrChange>
          </w:rPr>
          <w:t>Ostateczny zestaw składowych standardu referencyjnego zostanie ustalony przed rozpoczęciem badania głównego na podstawie wyników pilotażu oraz przesłanek psychometrycznych i metodologicznych. Wszelkie zmiany zakresu zastosowanych narzędzi zostaną dokonane wyłącznie na etapie rozwojowym i nie będą wprowadzane na podstawie wyników uzyskanych w niezależnej grupie walidacyjnej</w:t>
        </w:r>
      </w:ins>
    </w:p>
    <w:p w14:paraId="01DAE8D1" w14:textId="77777777" w:rsidR="008D6394" w:rsidRDefault="008D6394">
      <w:pPr>
        <w:rPr>
          <w:ins w:id="283" w:author="Dorota Frydecka" w:date="2026-08-24T22:34:00Z" w16du:dateUtc="2026-08-24T20:34:00Z"/>
          <w:lang w:val="pl-PL"/>
        </w:rPr>
      </w:pPr>
    </w:p>
    <w:p w14:paraId="2F4642C2" w14:textId="4CDE2915" w:rsidR="00D16EA7" w:rsidRPr="00C93A22" w:rsidRDefault="008C0782">
      <w:pPr>
        <w:rPr>
          <w:lang w:val="pl-PL"/>
        </w:rPr>
      </w:pPr>
      <w:r w:rsidRPr="00C93A22">
        <w:rPr>
          <w:lang w:val="pl-PL"/>
        </w:rPr>
        <w:t>Rzeczywista zmiana nie będzie definiowana na podstawie danych ze smartfona ani opaski. Główny standard referencyjny powstanie wyłącznie z danych pozyskiwanych niezależnie od badanego algorytmu.</w:t>
      </w:r>
    </w:p>
    <w:p w14:paraId="357BD54F" w14:textId="77777777" w:rsidR="00D16EA7" w:rsidRPr="00C93A22" w:rsidRDefault="008C0782">
      <w:pPr>
        <w:rPr>
          <w:lang w:val="pl-PL"/>
        </w:rPr>
      </w:pPr>
      <w:r w:rsidRPr="00C93A22">
        <w:rPr>
          <w:lang w:val="pl-PL"/>
        </w:rPr>
        <w:t xml:space="preserve">Podstawowym wynikiem będzie ciągły złożony wynik zmiany dobrostanu i funkcjonowania wyznaczany na podstawie krótkich </w:t>
      </w:r>
      <w:commentRangeStart w:id="284"/>
      <w:r w:rsidRPr="00C93A22">
        <w:rPr>
          <w:lang w:val="pl-PL"/>
        </w:rPr>
        <w:t xml:space="preserve">samoocen, WHO-5 i WHODAS 2.0. </w:t>
      </w:r>
      <w:commentRangeEnd w:id="284"/>
      <w:r w:rsidR="00621084" w:rsidRPr="00C93A22">
        <w:rPr>
          <w:rStyle w:val="CommentReference"/>
          <w:sz w:val="19"/>
          <w:szCs w:val="22"/>
          <w:lang w:val="pl-PL"/>
        </w:rPr>
        <w:commentReference w:id="284"/>
      </w:r>
      <w:r w:rsidRPr="00C93A22">
        <w:rPr>
          <w:lang w:val="pl-PL"/>
        </w:rPr>
        <w:t>W pilotażu zostanie sprawdzona struktura zależności między tymi miarami. Jeżeli dane na to pozwolą, wspólny wynik zostanie oszacowany za pomocą modelu zmiennej ukrytej dla pomiarów podłużnych. Jeżeli takie rozwiązanie okaże się niestabilne, przed rozpoczęciem badania głównego zostanie zamrożona prostsza, z góry określona reguła łączenia wystandaryzowanych zmian. Nie będzie stosowana arbitralna średnia równych wag.</w:t>
      </w:r>
    </w:p>
    <w:p w14:paraId="6AB30074" w14:textId="77777777" w:rsidR="00D16EA7" w:rsidRPr="00C93A22" w:rsidRDefault="008C0782">
      <w:pPr>
        <w:rPr>
          <w:lang w:val="pl-PL"/>
        </w:rPr>
      </w:pPr>
      <w:r w:rsidRPr="00C93A22">
        <w:rPr>
          <w:lang w:val="pl-PL"/>
        </w:rPr>
        <w:lastRenderedPageBreak/>
        <w:t>Ocena terapeuty nie będzie częścią głównego złożonego wyniku. Pozostanie niezależnym źródłem zewnętrznym, dzięki czemu będzie można sprawdzić, czy wynik cyfrowy i wynik pacjenta pozostają zgodne z obserwacją terapeuty bez błędu kołowego.</w:t>
      </w:r>
    </w:p>
    <w:tbl>
      <w:tblPr>
        <w:tblW w:w="0" w:type="auto"/>
        <w:tblLook w:val="04A0" w:firstRow="1" w:lastRow="0" w:firstColumn="1" w:lastColumn="0" w:noHBand="0" w:noVBand="1"/>
      </w:tblPr>
      <w:tblGrid>
        <w:gridCol w:w="10200"/>
      </w:tblGrid>
      <w:tr w:rsidR="00D16EA7" w:rsidRPr="005F3CE1" w14:paraId="619FE527" w14:textId="77777777">
        <w:tc>
          <w:tcPr>
            <w:tcW w:w="10200" w:type="dxa"/>
            <w:shd w:val="clear" w:color="auto" w:fill="EAF4F1"/>
            <w:tcMar>
              <w:top w:w="85" w:type="dxa"/>
              <w:left w:w="100" w:type="dxa"/>
              <w:bottom w:w="85" w:type="dxa"/>
              <w:right w:w="100" w:type="dxa"/>
            </w:tcMar>
          </w:tcPr>
          <w:p w14:paraId="70254A4A" w14:textId="77777777" w:rsidR="00D16EA7" w:rsidRPr="00C93A22" w:rsidRDefault="008C0782">
            <w:pPr>
              <w:rPr>
                <w:lang w:val="pl-PL"/>
              </w:rPr>
            </w:pPr>
            <w:r w:rsidRPr="00C93A22">
              <w:rPr>
                <w:b/>
                <w:color w:val="146A6C"/>
                <w:sz w:val="20"/>
                <w:lang w:val="pl-PL"/>
              </w:rPr>
              <w:t>Operacyjna definicja istotnej zmiany</w:t>
            </w:r>
            <w:r w:rsidRPr="00C93A22">
              <w:rPr>
                <w:b/>
                <w:color w:val="146A6C"/>
                <w:sz w:val="20"/>
                <w:lang w:val="pl-PL"/>
              </w:rPr>
              <w:br/>
            </w:r>
            <w:commentRangeStart w:id="285"/>
            <w:r w:rsidRPr="00C93A22">
              <w:rPr>
                <w:lang w:val="pl-PL"/>
              </w:rPr>
              <w:t>Istotna poprawa lub pogorszenie zostanie rozpoznane wtedy, gdy zmiana złożonego wyniku referencyjnego przekroczy próg wiarygodnej zmiany wyznaczony na podstawie błędu pomiaru w pilotażu oraz jednocześnie pacjent wskaże co najmniej wyraźną zmianę na siedmiostopniowej globalnej skali od -3 do +3. Za wyraźne pogorszenie przyjmowane będą odpowiedzi -2 lub -3, za wyraźną poprawę +2 lub +3. Stabilność oznacza zmianę pozostającą w granicach błędu pomiaru i globalną ocenę od -1 do +1. Przypadki, w których źródła są silnie sprzeczne, otrzymają status „wynik niepewny”; nie będą używane jako jednoznaczne przykłady poprawy lub pogorszenia w uczeniu klasyfikatora, ale pozostaną w analizie wyniku ciągłego i analizach wrażliwości.</w:t>
            </w:r>
            <w:commentRangeEnd w:id="285"/>
            <w:r w:rsidR="005144B7" w:rsidRPr="00C93A22">
              <w:rPr>
                <w:rStyle w:val="CommentReference"/>
                <w:sz w:val="19"/>
                <w:szCs w:val="22"/>
                <w:lang w:val="pl-PL"/>
              </w:rPr>
              <w:commentReference w:id="285"/>
            </w:r>
          </w:p>
        </w:tc>
      </w:tr>
    </w:tbl>
    <w:p w14:paraId="4E26F524" w14:textId="77777777" w:rsidR="00D16EA7" w:rsidRPr="00C93A22" w:rsidRDefault="008C0782">
      <w:pPr>
        <w:pStyle w:val="Heading1"/>
        <w:rPr>
          <w:lang w:val="pl-PL"/>
        </w:rPr>
      </w:pPr>
      <w:r w:rsidRPr="00C93A22">
        <w:rPr>
          <w:lang w:val="pl-PL"/>
        </w:rPr>
        <w:t>8. Dane pasywne i zasada minimalizacji danych</w:t>
      </w:r>
    </w:p>
    <w:tbl>
      <w:tblPr>
        <w:tblStyle w:val="TableGrid"/>
        <w:tblW w:w="0" w:type="auto"/>
        <w:jc w:val="center"/>
        <w:tblLook w:val="04A0" w:firstRow="1" w:lastRow="0" w:firstColumn="1" w:lastColumn="0" w:noHBand="0" w:noVBand="1"/>
      </w:tblPr>
      <w:tblGrid>
        <w:gridCol w:w="3396"/>
        <w:gridCol w:w="3397"/>
        <w:gridCol w:w="3397"/>
      </w:tblGrid>
      <w:tr w:rsidR="00D16EA7" w14:paraId="68B508A0" w14:textId="77777777">
        <w:trPr>
          <w:jc w:val="center"/>
        </w:trPr>
        <w:tc>
          <w:tcPr>
            <w:tcW w:w="3400" w:type="dxa"/>
            <w:shd w:val="clear" w:color="auto" w:fill="DFE9F2"/>
            <w:tcMar>
              <w:top w:w="65" w:type="dxa"/>
              <w:left w:w="80" w:type="dxa"/>
              <w:bottom w:w="65" w:type="dxa"/>
              <w:right w:w="80" w:type="dxa"/>
            </w:tcMar>
            <w:vAlign w:val="center"/>
          </w:tcPr>
          <w:p w14:paraId="4797361A" w14:textId="77777777" w:rsidR="00D16EA7" w:rsidRDefault="008C0782">
            <w:pPr>
              <w:spacing w:after="20" w:line="240" w:lineRule="auto"/>
            </w:pPr>
            <w:r>
              <w:rPr>
                <w:b/>
                <w:sz w:val="14"/>
              </w:rPr>
              <w:t>Domena</w:t>
            </w:r>
          </w:p>
        </w:tc>
        <w:tc>
          <w:tcPr>
            <w:tcW w:w="3400" w:type="dxa"/>
            <w:shd w:val="clear" w:color="auto" w:fill="DFE9F2"/>
            <w:tcMar>
              <w:top w:w="65" w:type="dxa"/>
              <w:left w:w="80" w:type="dxa"/>
              <w:bottom w:w="65" w:type="dxa"/>
              <w:right w:w="80" w:type="dxa"/>
            </w:tcMar>
            <w:vAlign w:val="center"/>
          </w:tcPr>
          <w:p w14:paraId="0F035CFD" w14:textId="77777777" w:rsidR="00D16EA7" w:rsidRDefault="008C0782">
            <w:pPr>
              <w:spacing w:after="20" w:line="240" w:lineRule="auto"/>
            </w:pPr>
            <w:r>
              <w:rPr>
                <w:b/>
                <w:sz w:val="14"/>
              </w:rPr>
              <w:t>Przykładowe cechy</w:t>
            </w:r>
          </w:p>
        </w:tc>
        <w:tc>
          <w:tcPr>
            <w:tcW w:w="3400" w:type="dxa"/>
            <w:shd w:val="clear" w:color="auto" w:fill="DFE9F2"/>
            <w:tcMar>
              <w:top w:w="65" w:type="dxa"/>
              <w:left w:w="80" w:type="dxa"/>
              <w:bottom w:w="65" w:type="dxa"/>
              <w:right w:w="80" w:type="dxa"/>
            </w:tcMar>
            <w:vAlign w:val="center"/>
          </w:tcPr>
          <w:p w14:paraId="0F130BB6" w14:textId="77777777" w:rsidR="00D16EA7" w:rsidRDefault="008C0782">
            <w:pPr>
              <w:spacing w:after="20" w:line="240" w:lineRule="auto"/>
            </w:pPr>
            <w:r>
              <w:rPr>
                <w:b/>
                <w:sz w:val="14"/>
              </w:rPr>
              <w:t>Ograniczenie interpretacji</w:t>
            </w:r>
          </w:p>
        </w:tc>
      </w:tr>
      <w:tr w:rsidR="00D16EA7" w:rsidRPr="005F3CE1" w14:paraId="158C73C2" w14:textId="77777777">
        <w:trPr>
          <w:jc w:val="center"/>
        </w:trPr>
        <w:tc>
          <w:tcPr>
            <w:tcW w:w="3400" w:type="dxa"/>
            <w:tcMar>
              <w:top w:w="65" w:type="dxa"/>
              <w:left w:w="80" w:type="dxa"/>
              <w:bottom w:w="65" w:type="dxa"/>
              <w:right w:w="80" w:type="dxa"/>
            </w:tcMar>
            <w:vAlign w:val="center"/>
          </w:tcPr>
          <w:p w14:paraId="0418D538" w14:textId="77777777" w:rsidR="00D16EA7" w:rsidRDefault="008C0782">
            <w:pPr>
              <w:spacing w:after="20" w:line="240" w:lineRule="auto"/>
            </w:pPr>
            <w:r>
              <w:rPr>
                <w:b/>
                <w:sz w:val="14"/>
              </w:rPr>
              <w:t>Aktywność i ruch</w:t>
            </w:r>
          </w:p>
        </w:tc>
        <w:tc>
          <w:tcPr>
            <w:tcW w:w="3400" w:type="dxa"/>
            <w:tcMar>
              <w:top w:w="65" w:type="dxa"/>
              <w:left w:w="80" w:type="dxa"/>
              <w:bottom w:w="65" w:type="dxa"/>
              <w:right w:w="80" w:type="dxa"/>
            </w:tcMar>
            <w:vAlign w:val="center"/>
          </w:tcPr>
          <w:p w14:paraId="47B878D2" w14:textId="77777777" w:rsidR="00D16EA7" w:rsidRPr="00C93A22" w:rsidRDefault="008C0782">
            <w:pPr>
              <w:spacing w:after="20" w:line="240" w:lineRule="auto"/>
              <w:rPr>
                <w:lang w:val="pl-PL"/>
              </w:rPr>
            </w:pPr>
            <w:r w:rsidRPr="00C93A22">
              <w:rPr>
                <w:sz w:val="14"/>
                <w:lang w:val="pl-PL"/>
              </w:rPr>
              <w:t>intensywność ruchu, okresy aktywności, liczba aktywnych okresów, regularność</w:t>
            </w:r>
          </w:p>
        </w:tc>
        <w:tc>
          <w:tcPr>
            <w:tcW w:w="3400" w:type="dxa"/>
            <w:tcMar>
              <w:top w:w="65" w:type="dxa"/>
              <w:left w:w="80" w:type="dxa"/>
              <w:bottom w:w="65" w:type="dxa"/>
              <w:right w:w="80" w:type="dxa"/>
            </w:tcMar>
            <w:vAlign w:val="center"/>
          </w:tcPr>
          <w:p w14:paraId="0AFFE1F7" w14:textId="77777777" w:rsidR="00D16EA7" w:rsidRPr="00C93A22" w:rsidRDefault="008C0782">
            <w:pPr>
              <w:spacing w:after="20" w:line="240" w:lineRule="auto"/>
              <w:rPr>
                <w:lang w:val="pl-PL"/>
              </w:rPr>
            </w:pPr>
            <w:r w:rsidRPr="00C93A22">
              <w:rPr>
                <w:sz w:val="14"/>
                <w:lang w:val="pl-PL"/>
              </w:rPr>
              <w:t>nie jest bezpośrednim pomiarem motywacji ani nastroju</w:t>
            </w:r>
          </w:p>
        </w:tc>
      </w:tr>
      <w:tr w:rsidR="00D16EA7" w:rsidRPr="005F3CE1" w14:paraId="2C1B74C1" w14:textId="77777777">
        <w:trPr>
          <w:jc w:val="center"/>
        </w:trPr>
        <w:tc>
          <w:tcPr>
            <w:tcW w:w="3400" w:type="dxa"/>
            <w:tcMar>
              <w:top w:w="65" w:type="dxa"/>
              <w:left w:w="80" w:type="dxa"/>
              <w:bottom w:w="65" w:type="dxa"/>
              <w:right w:w="80" w:type="dxa"/>
            </w:tcMar>
            <w:vAlign w:val="center"/>
          </w:tcPr>
          <w:p w14:paraId="4841A7B4" w14:textId="77777777" w:rsidR="00D16EA7" w:rsidRDefault="008C0782">
            <w:pPr>
              <w:spacing w:after="20" w:line="240" w:lineRule="auto"/>
            </w:pPr>
            <w:r>
              <w:rPr>
                <w:b/>
                <w:sz w:val="14"/>
              </w:rPr>
              <w:t>Mobilność</w:t>
            </w:r>
          </w:p>
        </w:tc>
        <w:tc>
          <w:tcPr>
            <w:tcW w:w="3400" w:type="dxa"/>
            <w:tcMar>
              <w:top w:w="65" w:type="dxa"/>
              <w:left w:w="80" w:type="dxa"/>
              <w:bottom w:w="65" w:type="dxa"/>
              <w:right w:w="80" w:type="dxa"/>
            </w:tcMar>
            <w:vAlign w:val="center"/>
          </w:tcPr>
          <w:p w14:paraId="19CB7025" w14:textId="77777777" w:rsidR="00D16EA7" w:rsidRPr="00C93A22" w:rsidRDefault="008C0782">
            <w:pPr>
              <w:spacing w:after="20" w:line="240" w:lineRule="auto"/>
              <w:rPr>
                <w:lang w:val="pl-PL"/>
              </w:rPr>
            </w:pPr>
            <w:r w:rsidRPr="00C93A22">
              <w:rPr>
                <w:sz w:val="14"/>
                <w:lang w:val="pl-PL"/>
              </w:rPr>
              <w:t>promień mobilności, liczba przemieszczeń, czas poza dominującą lokalizacją, regularność</w:t>
            </w:r>
          </w:p>
        </w:tc>
        <w:tc>
          <w:tcPr>
            <w:tcW w:w="3400" w:type="dxa"/>
            <w:tcMar>
              <w:top w:w="65" w:type="dxa"/>
              <w:left w:w="80" w:type="dxa"/>
              <w:bottom w:w="65" w:type="dxa"/>
              <w:right w:w="80" w:type="dxa"/>
            </w:tcMar>
            <w:vAlign w:val="center"/>
          </w:tcPr>
          <w:p w14:paraId="2C9A076C" w14:textId="77777777" w:rsidR="00D16EA7" w:rsidRPr="00C93A22" w:rsidRDefault="008C0782">
            <w:pPr>
              <w:spacing w:after="20" w:line="240" w:lineRule="auto"/>
              <w:rPr>
                <w:lang w:val="pl-PL"/>
              </w:rPr>
            </w:pPr>
            <w:r w:rsidRPr="00C93A22">
              <w:rPr>
                <w:sz w:val="14"/>
                <w:lang w:val="pl-PL"/>
              </w:rPr>
              <w:t>nie identyfikuje znaczenia odwiedzanych miejsc</w:t>
            </w:r>
          </w:p>
        </w:tc>
      </w:tr>
      <w:tr w:rsidR="00D16EA7" w:rsidRPr="005F3CE1" w14:paraId="3CAC2EF8" w14:textId="77777777">
        <w:trPr>
          <w:jc w:val="center"/>
        </w:trPr>
        <w:tc>
          <w:tcPr>
            <w:tcW w:w="3400" w:type="dxa"/>
            <w:tcMar>
              <w:top w:w="65" w:type="dxa"/>
              <w:left w:w="80" w:type="dxa"/>
              <w:bottom w:w="65" w:type="dxa"/>
              <w:right w:w="80" w:type="dxa"/>
            </w:tcMar>
            <w:vAlign w:val="center"/>
          </w:tcPr>
          <w:p w14:paraId="345AE4A2" w14:textId="77777777" w:rsidR="00D16EA7" w:rsidRDefault="008C0782">
            <w:pPr>
              <w:spacing w:after="20" w:line="240" w:lineRule="auto"/>
            </w:pPr>
            <w:r>
              <w:rPr>
                <w:b/>
                <w:sz w:val="14"/>
              </w:rPr>
              <w:t>Rytm dnia</w:t>
            </w:r>
          </w:p>
        </w:tc>
        <w:tc>
          <w:tcPr>
            <w:tcW w:w="3400" w:type="dxa"/>
            <w:tcMar>
              <w:top w:w="65" w:type="dxa"/>
              <w:left w:w="80" w:type="dxa"/>
              <w:bottom w:w="65" w:type="dxa"/>
              <w:right w:w="80" w:type="dxa"/>
            </w:tcMar>
            <w:vAlign w:val="center"/>
          </w:tcPr>
          <w:p w14:paraId="1E01F07F" w14:textId="77777777" w:rsidR="00D16EA7" w:rsidRPr="00C93A22" w:rsidRDefault="008C0782">
            <w:pPr>
              <w:spacing w:after="20" w:line="240" w:lineRule="auto"/>
              <w:rPr>
                <w:lang w:val="pl-PL"/>
              </w:rPr>
            </w:pPr>
            <w:r w:rsidRPr="00C93A22">
              <w:rPr>
                <w:sz w:val="14"/>
                <w:lang w:val="pl-PL"/>
              </w:rPr>
              <w:t>początek i koniec aktywności, nocna aktywność telefonu, regularność pór dnia</w:t>
            </w:r>
          </w:p>
        </w:tc>
        <w:tc>
          <w:tcPr>
            <w:tcW w:w="3400" w:type="dxa"/>
            <w:tcMar>
              <w:top w:w="65" w:type="dxa"/>
              <w:left w:w="80" w:type="dxa"/>
              <w:bottom w:w="65" w:type="dxa"/>
              <w:right w:w="80" w:type="dxa"/>
            </w:tcMar>
            <w:vAlign w:val="center"/>
          </w:tcPr>
          <w:p w14:paraId="4B740337" w14:textId="77777777" w:rsidR="00D16EA7" w:rsidRPr="00C93A22" w:rsidRDefault="008C0782">
            <w:pPr>
              <w:spacing w:after="20" w:line="240" w:lineRule="auto"/>
              <w:rPr>
                <w:lang w:val="pl-PL"/>
              </w:rPr>
            </w:pPr>
            <w:r w:rsidRPr="00C93A22">
              <w:rPr>
                <w:sz w:val="14"/>
                <w:lang w:val="pl-PL"/>
              </w:rPr>
              <w:t>nie stanowi diagnozy zaburzenia rytmu dobowego</w:t>
            </w:r>
          </w:p>
        </w:tc>
      </w:tr>
      <w:tr w:rsidR="00D16EA7" w:rsidRPr="005F3CE1" w14:paraId="703EB4E1" w14:textId="77777777">
        <w:trPr>
          <w:jc w:val="center"/>
        </w:trPr>
        <w:tc>
          <w:tcPr>
            <w:tcW w:w="3400" w:type="dxa"/>
            <w:tcMar>
              <w:top w:w="65" w:type="dxa"/>
              <w:left w:w="80" w:type="dxa"/>
              <w:bottom w:w="65" w:type="dxa"/>
              <w:right w:w="80" w:type="dxa"/>
            </w:tcMar>
            <w:vAlign w:val="center"/>
          </w:tcPr>
          <w:p w14:paraId="3492BFB4" w14:textId="77777777" w:rsidR="00D16EA7" w:rsidRDefault="008C0782">
            <w:pPr>
              <w:spacing w:after="20" w:line="240" w:lineRule="auto"/>
            </w:pPr>
            <w:r>
              <w:rPr>
                <w:b/>
                <w:sz w:val="14"/>
              </w:rPr>
              <w:t>Używanie telefonu</w:t>
            </w:r>
          </w:p>
        </w:tc>
        <w:tc>
          <w:tcPr>
            <w:tcW w:w="3400" w:type="dxa"/>
            <w:tcMar>
              <w:top w:w="65" w:type="dxa"/>
              <w:left w:w="80" w:type="dxa"/>
              <w:bottom w:w="65" w:type="dxa"/>
              <w:right w:w="80" w:type="dxa"/>
            </w:tcMar>
            <w:vAlign w:val="center"/>
          </w:tcPr>
          <w:p w14:paraId="7CD12D89" w14:textId="77777777" w:rsidR="00D16EA7" w:rsidRPr="00C93A22" w:rsidRDefault="008C0782">
            <w:pPr>
              <w:spacing w:after="20" w:line="240" w:lineRule="auto"/>
              <w:rPr>
                <w:lang w:val="pl-PL"/>
              </w:rPr>
            </w:pPr>
            <w:r w:rsidRPr="00C93A22">
              <w:rPr>
                <w:sz w:val="14"/>
                <w:lang w:val="pl-PL"/>
              </w:rPr>
              <w:t>liczba sesji, czas używania, rytm odblokowań</w:t>
            </w:r>
          </w:p>
        </w:tc>
        <w:tc>
          <w:tcPr>
            <w:tcW w:w="3400" w:type="dxa"/>
            <w:tcMar>
              <w:top w:w="65" w:type="dxa"/>
              <w:left w:w="80" w:type="dxa"/>
              <w:bottom w:w="65" w:type="dxa"/>
              <w:right w:w="80" w:type="dxa"/>
            </w:tcMar>
            <w:vAlign w:val="center"/>
          </w:tcPr>
          <w:p w14:paraId="7FCCD61B" w14:textId="77777777" w:rsidR="00D16EA7" w:rsidRPr="00C93A22" w:rsidRDefault="008C0782">
            <w:pPr>
              <w:spacing w:after="20" w:line="240" w:lineRule="auto"/>
              <w:rPr>
                <w:lang w:val="pl-PL"/>
              </w:rPr>
            </w:pPr>
            <w:r w:rsidRPr="00C93A22">
              <w:rPr>
                <w:sz w:val="14"/>
                <w:lang w:val="pl-PL"/>
              </w:rPr>
              <w:t>nie analizuje treści używanych aplikacji</w:t>
            </w:r>
          </w:p>
        </w:tc>
      </w:tr>
      <w:tr w:rsidR="00D16EA7" w:rsidRPr="005F3CE1" w14:paraId="3523EC2F" w14:textId="77777777">
        <w:trPr>
          <w:jc w:val="center"/>
        </w:trPr>
        <w:tc>
          <w:tcPr>
            <w:tcW w:w="3400" w:type="dxa"/>
            <w:tcMar>
              <w:top w:w="65" w:type="dxa"/>
              <w:left w:w="80" w:type="dxa"/>
              <w:bottom w:w="65" w:type="dxa"/>
              <w:right w:w="80" w:type="dxa"/>
            </w:tcMar>
            <w:vAlign w:val="center"/>
          </w:tcPr>
          <w:p w14:paraId="30AE0B4F" w14:textId="77777777" w:rsidR="00D16EA7" w:rsidRDefault="008C0782">
            <w:pPr>
              <w:spacing w:after="20" w:line="240" w:lineRule="auto"/>
            </w:pPr>
            <w:r>
              <w:rPr>
                <w:b/>
                <w:sz w:val="14"/>
              </w:rPr>
              <w:t>Komunikacja</w:t>
            </w:r>
          </w:p>
        </w:tc>
        <w:tc>
          <w:tcPr>
            <w:tcW w:w="3400" w:type="dxa"/>
            <w:tcMar>
              <w:top w:w="65" w:type="dxa"/>
              <w:left w:w="80" w:type="dxa"/>
              <w:bottom w:w="65" w:type="dxa"/>
              <w:right w:w="80" w:type="dxa"/>
            </w:tcMar>
            <w:vAlign w:val="center"/>
          </w:tcPr>
          <w:p w14:paraId="1FF49B03" w14:textId="77777777" w:rsidR="00D16EA7" w:rsidRPr="00C93A22" w:rsidRDefault="008C0782">
            <w:pPr>
              <w:spacing w:after="20" w:line="240" w:lineRule="auto"/>
              <w:rPr>
                <w:lang w:val="pl-PL"/>
              </w:rPr>
            </w:pPr>
            <w:r w:rsidRPr="00C93A22">
              <w:rPr>
                <w:sz w:val="14"/>
                <w:lang w:val="pl-PL"/>
              </w:rPr>
              <w:t>liczba i rytm zdarzeń komunikacyjnych</w:t>
            </w:r>
          </w:p>
        </w:tc>
        <w:tc>
          <w:tcPr>
            <w:tcW w:w="3400" w:type="dxa"/>
            <w:tcMar>
              <w:top w:w="65" w:type="dxa"/>
              <w:left w:w="80" w:type="dxa"/>
              <w:bottom w:w="65" w:type="dxa"/>
              <w:right w:w="80" w:type="dxa"/>
            </w:tcMar>
            <w:vAlign w:val="center"/>
          </w:tcPr>
          <w:p w14:paraId="05EB763E" w14:textId="77777777" w:rsidR="00D16EA7" w:rsidRPr="00C93A22" w:rsidRDefault="008C0782">
            <w:pPr>
              <w:spacing w:after="20" w:line="240" w:lineRule="auto"/>
              <w:rPr>
                <w:lang w:val="pl-PL"/>
              </w:rPr>
            </w:pPr>
            <w:r w:rsidRPr="00C93A22">
              <w:rPr>
                <w:sz w:val="14"/>
                <w:lang w:val="pl-PL"/>
              </w:rPr>
              <w:t>bez treści wiadomości i bez identyfikowania rozmówców</w:t>
            </w:r>
          </w:p>
        </w:tc>
      </w:tr>
      <w:tr w:rsidR="00D16EA7" w14:paraId="07D4A268" w14:textId="77777777">
        <w:trPr>
          <w:jc w:val="center"/>
        </w:trPr>
        <w:tc>
          <w:tcPr>
            <w:tcW w:w="3400" w:type="dxa"/>
            <w:tcMar>
              <w:top w:w="65" w:type="dxa"/>
              <w:left w:w="80" w:type="dxa"/>
              <w:bottom w:w="65" w:type="dxa"/>
              <w:right w:w="80" w:type="dxa"/>
            </w:tcMar>
            <w:vAlign w:val="center"/>
          </w:tcPr>
          <w:p w14:paraId="3E28A1BD" w14:textId="77777777" w:rsidR="00D16EA7" w:rsidRDefault="008C0782">
            <w:pPr>
              <w:spacing w:after="20" w:line="240" w:lineRule="auto"/>
            </w:pPr>
            <w:r>
              <w:rPr>
                <w:b/>
                <w:sz w:val="14"/>
              </w:rPr>
              <w:t>Dynamika pisania</w:t>
            </w:r>
          </w:p>
        </w:tc>
        <w:tc>
          <w:tcPr>
            <w:tcW w:w="3400" w:type="dxa"/>
            <w:tcMar>
              <w:top w:w="65" w:type="dxa"/>
              <w:left w:w="80" w:type="dxa"/>
              <w:bottom w:w="65" w:type="dxa"/>
              <w:right w:w="80" w:type="dxa"/>
            </w:tcMar>
            <w:vAlign w:val="center"/>
          </w:tcPr>
          <w:p w14:paraId="37D1A142" w14:textId="77777777" w:rsidR="00D16EA7" w:rsidRPr="00C93A22" w:rsidRDefault="008C0782">
            <w:pPr>
              <w:spacing w:after="20" w:line="240" w:lineRule="auto"/>
              <w:rPr>
                <w:lang w:val="pl-PL"/>
              </w:rPr>
            </w:pPr>
            <w:r w:rsidRPr="00C93A22">
              <w:rPr>
                <w:sz w:val="14"/>
                <w:lang w:val="pl-PL"/>
              </w:rPr>
              <w:t>tempo, pauzy, zmienność interakcji – jeśli technicznie dostępne</w:t>
            </w:r>
          </w:p>
        </w:tc>
        <w:tc>
          <w:tcPr>
            <w:tcW w:w="3400" w:type="dxa"/>
            <w:tcMar>
              <w:top w:w="65" w:type="dxa"/>
              <w:left w:w="80" w:type="dxa"/>
              <w:bottom w:w="65" w:type="dxa"/>
              <w:right w:w="80" w:type="dxa"/>
            </w:tcMar>
            <w:vAlign w:val="center"/>
          </w:tcPr>
          <w:p w14:paraId="00243367" w14:textId="77777777" w:rsidR="00D16EA7" w:rsidRDefault="008C0782">
            <w:pPr>
              <w:spacing w:after="20" w:line="240" w:lineRule="auto"/>
            </w:pPr>
            <w:r>
              <w:rPr>
                <w:sz w:val="14"/>
              </w:rPr>
              <w:t>bez zapisywania wpisywanych znaków</w:t>
            </w:r>
          </w:p>
        </w:tc>
      </w:tr>
      <w:tr w:rsidR="00D16EA7" w:rsidRPr="005F3CE1" w14:paraId="4CA0A289" w14:textId="77777777">
        <w:trPr>
          <w:jc w:val="center"/>
        </w:trPr>
        <w:tc>
          <w:tcPr>
            <w:tcW w:w="3400" w:type="dxa"/>
            <w:tcMar>
              <w:top w:w="65" w:type="dxa"/>
              <w:left w:w="80" w:type="dxa"/>
              <w:bottom w:w="65" w:type="dxa"/>
              <w:right w:w="80" w:type="dxa"/>
            </w:tcMar>
            <w:vAlign w:val="center"/>
          </w:tcPr>
          <w:p w14:paraId="036714CD" w14:textId="77777777" w:rsidR="00D16EA7" w:rsidRDefault="008C0782">
            <w:pPr>
              <w:spacing w:after="20" w:line="240" w:lineRule="auto"/>
            </w:pPr>
            <w:r>
              <w:rPr>
                <w:b/>
                <w:sz w:val="14"/>
              </w:rPr>
              <w:t>Sen – przybliżenie ze smartfona</w:t>
            </w:r>
          </w:p>
        </w:tc>
        <w:tc>
          <w:tcPr>
            <w:tcW w:w="3400" w:type="dxa"/>
            <w:tcMar>
              <w:top w:w="65" w:type="dxa"/>
              <w:left w:w="80" w:type="dxa"/>
              <w:bottom w:w="65" w:type="dxa"/>
              <w:right w:w="80" w:type="dxa"/>
            </w:tcMar>
            <w:vAlign w:val="center"/>
          </w:tcPr>
          <w:p w14:paraId="2495B3FD" w14:textId="77777777" w:rsidR="00D16EA7" w:rsidRDefault="008C0782">
            <w:pPr>
              <w:spacing w:after="20" w:line="240" w:lineRule="auto"/>
            </w:pPr>
            <w:r>
              <w:rPr>
                <w:sz w:val="14"/>
              </w:rPr>
              <w:t>nocna nieaktywność, regularność</w:t>
            </w:r>
          </w:p>
        </w:tc>
        <w:tc>
          <w:tcPr>
            <w:tcW w:w="3400" w:type="dxa"/>
            <w:tcMar>
              <w:top w:w="65" w:type="dxa"/>
              <w:left w:w="80" w:type="dxa"/>
              <w:bottom w:w="65" w:type="dxa"/>
              <w:right w:w="80" w:type="dxa"/>
            </w:tcMar>
            <w:vAlign w:val="center"/>
          </w:tcPr>
          <w:p w14:paraId="1E26ABFC" w14:textId="77777777" w:rsidR="00D16EA7" w:rsidRPr="00C93A22" w:rsidRDefault="008C0782">
            <w:pPr>
              <w:spacing w:after="20" w:line="240" w:lineRule="auto"/>
              <w:rPr>
                <w:lang w:val="pl-PL"/>
              </w:rPr>
            </w:pPr>
            <w:r w:rsidRPr="00C93A22">
              <w:rPr>
                <w:sz w:val="14"/>
                <w:lang w:val="pl-PL"/>
              </w:rPr>
              <w:t>nie stanowi klinicznego pomiaru snu</w:t>
            </w:r>
          </w:p>
        </w:tc>
      </w:tr>
      <w:tr w:rsidR="00D16EA7" w:rsidRPr="005F3CE1" w14:paraId="7277B237" w14:textId="77777777">
        <w:trPr>
          <w:jc w:val="center"/>
        </w:trPr>
        <w:tc>
          <w:tcPr>
            <w:tcW w:w="3400" w:type="dxa"/>
            <w:tcMar>
              <w:top w:w="65" w:type="dxa"/>
              <w:left w:w="80" w:type="dxa"/>
              <w:bottom w:w="65" w:type="dxa"/>
              <w:right w:w="80" w:type="dxa"/>
            </w:tcMar>
            <w:vAlign w:val="center"/>
          </w:tcPr>
          <w:p w14:paraId="49884041" w14:textId="77777777" w:rsidR="00D16EA7" w:rsidRDefault="008C0782">
            <w:pPr>
              <w:spacing w:after="20" w:line="240" w:lineRule="auto"/>
            </w:pPr>
            <w:r>
              <w:rPr>
                <w:b/>
                <w:sz w:val="14"/>
              </w:rPr>
              <w:t>Opaska</w:t>
            </w:r>
          </w:p>
        </w:tc>
        <w:tc>
          <w:tcPr>
            <w:tcW w:w="3400" w:type="dxa"/>
            <w:tcMar>
              <w:top w:w="65" w:type="dxa"/>
              <w:left w:w="80" w:type="dxa"/>
              <w:bottom w:w="65" w:type="dxa"/>
              <w:right w:w="80" w:type="dxa"/>
            </w:tcMar>
            <w:vAlign w:val="center"/>
          </w:tcPr>
          <w:p w14:paraId="0B15D954" w14:textId="77777777" w:rsidR="00D16EA7" w:rsidRPr="00C93A22" w:rsidRDefault="008C0782">
            <w:pPr>
              <w:spacing w:after="20" w:line="240" w:lineRule="auto"/>
              <w:rPr>
                <w:lang w:val="pl-PL"/>
              </w:rPr>
            </w:pPr>
            <w:r w:rsidRPr="00C93A22">
              <w:rPr>
                <w:sz w:val="14"/>
                <w:lang w:val="pl-PL"/>
              </w:rPr>
              <w:t>sen, aktywność, tętno, zmienność rytmu serca – zależnie od wybranego urządzenia</w:t>
            </w:r>
          </w:p>
        </w:tc>
        <w:tc>
          <w:tcPr>
            <w:tcW w:w="3400" w:type="dxa"/>
            <w:tcMar>
              <w:top w:w="65" w:type="dxa"/>
              <w:left w:w="80" w:type="dxa"/>
              <w:bottom w:w="65" w:type="dxa"/>
              <w:right w:w="80" w:type="dxa"/>
            </w:tcMar>
            <w:vAlign w:val="center"/>
          </w:tcPr>
          <w:p w14:paraId="603F2B94" w14:textId="77777777" w:rsidR="00D16EA7" w:rsidRPr="00C93A22" w:rsidRDefault="008C0782">
            <w:pPr>
              <w:spacing w:after="20" w:line="240" w:lineRule="auto"/>
              <w:rPr>
                <w:lang w:val="pl-PL"/>
              </w:rPr>
            </w:pPr>
            <w:r w:rsidRPr="00C93A22">
              <w:rPr>
                <w:sz w:val="14"/>
                <w:lang w:val="pl-PL"/>
              </w:rPr>
              <w:t>wartość ma zostać dopiero wykazana w badaniu</w:t>
            </w:r>
          </w:p>
        </w:tc>
      </w:tr>
    </w:tbl>
    <w:p w14:paraId="74FCE5EF" w14:textId="77777777" w:rsidR="00D16EA7" w:rsidRDefault="008C0782">
      <w:pPr>
        <w:rPr>
          <w:ins w:id="286" w:author="Dorota Frydecka" w:date="2026-08-24T22:35:00Z" w16du:dateUtc="2026-08-24T20:35:00Z"/>
          <w:lang w:val="pl-PL"/>
        </w:rPr>
      </w:pPr>
      <w:r w:rsidRPr="00C93A22">
        <w:rPr>
          <w:lang w:val="pl-PL"/>
        </w:rPr>
        <w:t>Nie będą gromadzone treści wiadomości, e-maili ani tekstu wpisywanego na klawiaturze. Rozmowy nie będą nagrywane. Dokładne dane lokalizacyjne będą przetwarzane wyłącznie w zakresie potrzebnym do utworzenia cech przestrzennych i będą minimalizowane możliwie wcześnie. Każdy rekord analityczny będzie miał znacznik czasu, identyfikator badawczy, wersję sposobu przetwarzania oraz informację o jakości technicznej.</w:t>
      </w:r>
    </w:p>
    <w:p w14:paraId="400F8376" w14:textId="77777777" w:rsidR="00431120" w:rsidRDefault="00431120">
      <w:pPr>
        <w:rPr>
          <w:ins w:id="287" w:author="Dorota Frydecka" w:date="2026-08-24T22:35:00Z" w16du:dateUtc="2026-08-24T20:35:00Z"/>
          <w:lang w:val="pl-PL"/>
        </w:rPr>
      </w:pPr>
    </w:p>
    <w:p w14:paraId="356E44BB" w14:textId="77777777" w:rsidR="006033BE" w:rsidRPr="001023EB" w:rsidRDefault="006033BE" w:rsidP="006033BE">
      <w:pPr>
        <w:rPr>
          <w:ins w:id="288" w:author="Dorota Frydecka" w:date="2026-08-24T22:36:00Z"/>
          <w:lang w:val="pl-PL"/>
          <w:rPrChange w:id="289" w:author="Dorota Frydecka" w:date="2026-08-24T22:36:00Z" w16du:dateUtc="2026-08-24T20:36:00Z">
            <w:rPr>
              <w:ins w:id="290" w:author="Dorota Frydecka" w:date="2026-08-24T22:36:00Z"/>
            </w:rPr>
          </w:rPrChange>
        </w:rPr>
      </w:pPr>
      <w:ins w:id="291" w:author="Dorota Frydecka" w:date="2026-08-24T22:36:00Z">
        <w:r w:rsidRPr="001023EB">
          <w:rPr>
            <w:lang w:val="pl-PL"/>
            <w:rPrChange w:id="292" w:author="Dorota Frydecka" w:date="2026-08-24T22:36:00Z" w16du:dateUtc="2026-08-24T20:36:00Z">
              <w:rPr/>
            </w:rPrChange>
          </w:rPr>
          <w:t>Każdy rekord analityczny będzie zawierał co najmniej znacznik czasu, pseudonimizowany identyfikator badawczy, informację o źródle i wersji sposobu przetwarzania danych oraz wskaźniki jakości technicznej pozwalające określić, czy dana obserwacja spełnia kryteria analizowalności.</w:t>
        </w:r>
      </w:ins>
    </w:p>
    <w:p w14:paraId="624F9C9D" w14:textId="77777777" w:rsidR="006033BE" w:rsidRPr="001023EB" w:rsidRDefault="006033BE" w:rsidP="006033BE">
      <w:pPr>
        <w:rPr>
          <w:ins w:id="293" w:author="Dorota Frydecka" w:date="2026-08-24T22:36:00Z"/>
          <w:lang w:val="pl-PL"/>
          <w:rPrChange w:id="294" w:author="Dorota Frydecka" w:date="2026-08-24T22:36:00Z" w16du:dateUtc="2026-08-24T20:36:00Z">
            <w:rPr>
              <w:ins w:id="295" w:author="Dorota Frydecka" w:date="2026-08-24T22:36:00Z"/>
            </w:rPr>
          </w:rPrChange>
        </w:rPr>
      </w:pPr>
      <w:ins w:id="296" w:author="Dorota Frydecka" w:date="2026-08-24T22:36:00Z">
        <w:r w:rsidRPr="001023EB">
          <w:rPr>
            <w:lang w:val="pl-PL"/>
            <w:rPrChange w:id="297" w:author="Dorota Frydecka" w:date="2026-08-24T22:36:00Z" w16du:dateUtc="2026-08-24T20:36:00Z">
              <w:rPr/>
            </w:rPrChange>
          </w:rPr>
          <w:t xml:space="preserve">Istotne jest, aby poszczególne cechy cyfrowe </w:t>
        </w:r>
        <w:r w:rsidRPr="001023EB">
          <w:rPr>
            <w:b/>
            <w:bCs/>
            <w:lang w:val="pl-PL"/>
            <w:rPrChange w:id="298" w:author="Dorota Frydecka" w:date="2026-08-24T22:36:00Z" w16du:dateUtc="2026-08-24T20:36:00Z">
              <w:rPr>
                <w:b/>
                <w:bCs/>
              </w:rPr>
            </w:rPrChange>
          </w:rPr>
          <w:t>nie były interpretowane pojedynczo jako wskaźniki określonych objawów psychicznych</w:t>
        </w:r>
        <w:r w:rsidRPr="001023EB">
          <w:rPr>
            <w:lang w:val="pl-PL"/>
            <w:rPrChange w:id="299" w:author="Dorota Frydecka" w:date="2026-08-24T22:36:00Z" w16du:dateUtc="2026-08-24T20:36:00Z">
              <w:rPr/>
            </w:rPrChange>
          </w:rPr>
          <w:t>. Ich znaczenie będzie oceniane dopiero na poziomie wzorców zmian w czasie oraz ich związku z niezależnym standardem referencyjnym.</w:t>
        </w:r>
      </w:ins>
    </w:p>
    <w:p w14:paraId="33C17CD5" w14:textId="77777777" w:rsidR="00431120" w:rsidRPr="00C93A22" w:rsidRDefault="00431120">
      <w:pPr>
        <w:rPr>
          <w:lang w:val="pl-PL"/>
        </w:rPr>
      </w:pPr>
    </w:p>
    <w:p w14:paraId="250DE8B4" w14:textId="77777777" w:rsidR="00D16EA7" w:rsidRPr="00C93A22" w:rsidRDefault="008C0782">
      <w:pPr>
        <w:pStyle w:val="Heading1"/>
        <w:rPr>
          <w:lang w:val="pl-PL"/>
        </w:rPr>
      </w:pPr>
      <w:r w:rsidRPr="00C93A22">
        <w:rPr>
          <w:lang w:val="pl-PL"/>
        </w:rPr>
        <w:t>9. Zdarzenia kontekstowe i czynniki zakłócające</w:t>
      </w:r>
    </w:p>
    <w:p w14:paraId="21A50401" w14:textId="77777777" w:rsidR="00D16EA7" w:rsidRPr="00C93A22" w:rsidRDefault="008C0782">
      <w:pPr>
        <w:rPr>
          <w:lang w:val="pl-PL"/>
        </w:rPr>
      </w:pPr>
      <w:r w:rsidRPr="00C93A22">
        <w:rPr>
          <w:lang w:val="pl-PL"/>
        </w:rPr>
        <w:t>Nagła zmiana danych cyfrowych nie zawsze wynika ze zmiany dobrostanu. Dlatego w badaniu rejestrowany będzie ograniczony zestaw zdarzeń mogących wpływać na sensory lub samoocenę: rozpoczęcie, odstawienie lub istotna zmiana dawki leku; ostra choroba somatyczna; hospitalizacja; podróż lub urlop; praca zmianowa; znacząca zmiana trybu pracy; przeprowadzka; ważne wydarzenie życiowe; przerwa w terapii; zmiana terapeuty; zmiana telefonu lub systemu operacyjnego.</w:t>
      </w:r>
    </w:p>
    <w:p w14:paraId="52976032" w14:textId="77777777" w:rsidR="00D16EA7" w:rsidRDefault="008C0782">
      <w:pPr>
        <w:rPr>
          <w:ins w:id="300" w:author="Dorota Frydecka" w:date="2026-08-24T22:37:00Z" w16du:dateUtc="2026-08-24T20:37:00Z"/>
          <w:lang w:val="pl-PL"/>
        </w:rPr>
      </w:pPr>
      <w:r w:rsidRPr="00C93A22">
        <w:rPr>
          <w:lang w:val="pl-PL"/>
        </w:rPr>
        <w:t>Zmienne te nie będą automatycznie prowadziły do wykluczenia uczestnika. Zostaną wykorzystane do opisu danych, analiz wrażliwości i identyfikacji sytuacji, w których zmiana cyfrowa ma prawdopodobne wyjaśnienie niezwiązane bezpośrednio z dobrostanem.</w:t>
      </w:r>
    </w:p>
    <w:p w14:paraId="1E842DC9" w14:textId="77777777" w:rsidR="001023EB" w:rsidRDefault="001023EB">
      <w:pPr>
        <w:rPr>
          <w:ins w:id="301" w:author="Dorota Frydecka" w:date="2026-08-24T22:37:00Z" w16du:dateUtc="2026-08-24T20:37:00Z"/>
          <w:lang w:val="pl-PL"/>
        </w:rPr>
      </w:pPr>
    </w:p>
    <w:p w14:paraId="5EDEAD29" w14:textId="77777777" w:rsidR="001023EB" w:rsidRPr="001023EB" w:rsidRDefault="001023EB" w:rsidP="001023EB">
      <w:pPr>
        <w:rPr>
          <w:ins w:id="302" w:author="Dorota Frydecka" w:date="2026-08-24T22:37:00Z"/>
        </w:rPr>
      </w:pPr>
      <w:ins w:id="303" w:author="Dorota Frydecka" w:date="2026-08-24T22:37:00Z">
        <w:r w:rsidRPr="001023EB">
          <w:lastRenderedPageBreak/>
          <w:t>Zmiany obserwowane w danych cyfrowych nie muszą wynikać bezpośrednio ze zmiany dobrostanu lub codziennego funkcjonowania. Mogą być również następstwem zdarzeń zewnętrznych, zmian zdrowotnych, organizacyjnych lub technicznych. Dlatego w badaniu będzie rejestrowany ograniczony, uprzednio zdefiniowany zestaw zdarzeń kontekstowych mogących wpływać na wzorce zachowania, jakość danych pasywnych lub wyniki samooceny.</w:t>
        </w:r>
      </w:ins>
    </w:p>
    <w:p w14:paraId="1FA5E6F2" w14:textId="77777777" w:rsidR="001023EB" w:rsidRPr="001023EB" w:rsidRDefault="001023EB" w:rsidP="001023EB">
      <w:pPr>
        <w:rPr>
          <w:ins w:id="304" w:author="Dorota Frydecka" w:date="2026-08-24T22:37:00Z"/>
        </w:rPr>
      </w:pPr>
      <w:ins w:id="305" w:author="Dorota Frydecka" w:date="2026-08-24T22:37:00Z">
        <w:r w:rsidRPr="001023EB">
          <w:t>Rejestrowane będą w szczególności: rozpoczęcie, odstawienie lub istotna zmiana dawki leku; ostra choroba somatyczna; hospitalizacja; podróż lub urlop; praca zmianowa; istotna zmiana trybu pracy; przeprowadzka; ważne wydarzenie życiowe; przerwa w psychoterapii; zmiana terapeuty; zmiana telefonu, urządzenia ubieralnego lub systemu operacyjnego.</w:t>
        </w:r>
      </w:ins>
    </w:p>
    <w:p w14:paraId="3A999EB7" w14:textId="77777777" w:rsidR="001023EB" w:rsidRPr="001023EB" w:rsidRDefault="001023EB" w:rsidP="001023EB">
      <w:pPr>
        <w:rPr>
          <w:ins w:id="306" w:author="Dorota Frydecka" w:date="2026-08-24T22:37:00Z"/>
        </w:rPr>
      </w:pPr>
      <w:ins w:id="307" w:author="Dorota Frydecka" w:date="2026-08-24T22:37:00Z">
        <w:r w:rsidRPr="001023EB">
          <w:t>Wystąpienie takiego zdarzenia nie będzie automatycznie prowadziło do wykluczenia uczestnika ani obserwacji. Informacje kontekstowe będą wykorzystywane do:</w:t>
        </w:r>
      </w:ins>
    </w:p>
    <w:p w14:paraId="326AB34A" w14:textId="77777777" w:rsidR="001023EB" w:rsidRPr="001023EB" w:rsidRDefault="001023EB" w:rsidP="001023EB">
      <w:pPr>
        <w:numPr>
          <w:ilvl w:val="0"/>
          <w:numId w:val="16"/>
        </w:numPr>
        <w:rPr>
          <w:ins w:id="308" w:author="Dorota Frydecka" w:date="2026-08-24T22:37:00Z"/>
        </w:rPr>
      </w:pPr>
      <w:ins w:id="309" w:author="Dorota Frydecka" w:date="2026-08-24T22:37:00Z">
        <w:r w:rsidRPr="001023EB">
          <w:t>identyfikacji potencjalnych czynników zakłócających;</w:t>
        </w:r>
      </w:ins>
    </w:p>
    <w:p w14:paraId="426CEB6F" w14:textId="77777777" w:rsidR="001023EB" w:rsidRPr="001023EB" w:rsidRDefault="001023EB" w:rsidP="001023EB">
      <w:pPr>
        <w:numPr>
          <w:ilvl w:val="0"/>
          <w:numId w:val="16"/>
        </w:numPr>
        <w:rPr>
          <w:ins w:id="310" w:author="Dorota Frydecka" w:date="2026-08-24T22:37:00Z"/>
        </w:rPr>
      </w:pPr>
      <w:ins w:id="311" w:author="Dorota Frydecka" w:date="2026-08-24T22:37:00Z">
        <w:r w:rsidRPr="001023EB">
          <w:t>opisu i interpretacji nietypowych zmian cech cyfrowych;</w:t>
        </w:r>
      </w:ins>
    </w:p>
    <w:p w14:paraId="6790DB16" w14:textId="77777777" w:rsidR="001023EB" w:rsidRPr="001023EB" w:rsidRDefault="001023EB" w:rsidP="001023EB">
      <w:pPr>
        <w:numPr>
          <w:ilvl w:val="0"/>
          <w:numId w:val="16"/>
        </w:numPr>
        <w:rPr>
          <w:ins w:id="312" w:author="Dorota Frydecka" w:date="2026-08-24T22:37:00Z"/>
        </w:rPr>
      </w:pPr>
      <w:ins w:id="313" w:author="Dorota Frydecka" w:date="2026-08-24T22:37:00Z">
        <w:r w:rsidRPr="001023EB">
          <w:t>analiz wrażliwości sprawdzających stabilność wyników po uwzględnieniu okresów obciążonych zdarzeniami kontekstowymi;</w:t>
        </w:r>
      </w:ins>
    </w:p>
    <w:p w14:paraId="3B31CC0F" w14:textId="77777777" w:rsidR="001023EB" w:rsidRPr="001023EB" w:rsidRDefault="001023EB" w:rsidP="001023EB">
      <w:pPr>
        <w:numPr>
          <w:ilvl w:val="0"/>
          <w:numId w:val="16"/>
        </w:numPr>
        <w:rPr>
          <w:ins w:id="314" w:author="Dorota Frydecka" w:date="2026-08-24T22:37:00Z"/>
        </w:rPr>
      </w:pPr>
      <w:ins w:id="315" w:author="Dorota Frydecka" w:date="2026-08-24T22:37:00Z">
        <w:r w:rsidRPr="001023EB">
          <w:t>oceny, czy obserwowana zmiana cyfrowa zachowuje związek ze standardem referencyjnym po uwzględnieniu alternatywnych wyjaśnień.</w:t>
        </w:r>
      </w:ins>
    </w:p>
    <w:p w14:paraId="006E38F7" w14:textId="77777777" w:rsidR="001023EB" w:rsidRPr="001023EB" w:rsidRDefault="001023EB" w:rsidP="001023EB">
      <w:pPr>
        <w:rPr>
          <w:ins w:id="316" w:author="Dorota Frydecka" w:date="2026-08-24T22:37:00Z"/>
        </w:rPr>
      </w:pPr>
      <w:ins w:id="317" w:author="Dorota Frydecka" w:date="2026-08-24T22:37:00Z">
        <w:r w:rsidRPr="001023EB">
          <w:t>W części rozwojowej zostanie ocenione, czy uwzględnienie wybranych zmiennych kontekstowych poprawia trafność i stabilność modelu. Sposób ich wykorzystania w modelu końcowym zostanie ustalony przed rozpoczęciem niezależnej walidacji i nie będzie modyfikowany na podstawie wyników grupy walidacyjnej.</w:t>
        </w:r>
      </w:ins>
    </w:p>
    <w:p w14:paraId="1F8C0338" w14:textId="77777777" w:rsidR="001023EB" w:rsidRPr="001023EB" w:rsidRDefault="001023EB" w:rsidP="001023EB">
      <w:pPr>
        <w:rPr>
          <w:ins w:id="318" w:author="Dorota Frydecka" w:date="2026-08-24T22:37:00Z"/>
        </w:rPr>
      </w:pPr>
      <w:ins w:id="319" w:author="Dorota Frydecka" w:date="2026-08-24T22:37:00Z">
        <w:r w:rsidRPr="001023EB">
          <w:t>Celem rejestrowania zdarzeń kontekstowych nie jest wyjaśnianie przyczyn stanu psychicznego pacjenta, lecz ograniczenie ryzyka błędnej interpretacji zmian cyfrowych wynikających z czynników niezwiązanych bezpośrednio ze zmianą dobrostanu i funkcjonowania.</w:t>
        </w:r>
      </w:ins>
    </w:p>
    <w:p w14:paraId="23133DFC" w14:textId="77777777" w:rsidR="001023EB" w:rsidRPr="00C93A22" w:rsidRDefault="001023EB">
      <w:pPr>
        <w:rPr>
          <w:lang w:val="pl-PL"/>
        </w:rPr>
      </w:pPr>
    </w:p>
    <w:p w14:paraId="14524318" w14:textId="77777777" w:rsidR="00D16EA7" w:rsidRPr="00C93A22" w:rsidRDefault="008C0782">
      <w:pPr>
        <w:pStyle w:val="Heading1"/>
        <w:rPr>
          <w:lang w:val="pl-PL"/>
        </w:rPr>
      </w:pPr>
      <w:r w:rsidRPr="00C93A22">
        <w:rPr>
          <w:lang w:val="pl-PL"/>
        </w:rPr>
        <w:t>10. Kontrola jakości i brakujące dane</w:t>
      </w:r>
    </w:p>
    <w:p w14:paraId="32E4BCE5" w14:textId="77777777" w:rsidR="00D16EA7" w:rsidRPr="00C93A22" w:rsidRDefault="008C0782">
      <w:pPr>
        <w:rPr>
          <w:lang w:val="pl-PL"/>
        </w:rPr>
      </w:pPr>
      <w:r w:rsidRPr="00C93A22">
        <w:rPr>
          <w:lang w:val="pl-PL"/>
        </w:rPr>
        <w:t>Dla każdej domeny przed analizą główną zostanie zamrożona definicja ważnego dnia i ważnego okna 7-, 14- lub 28-dniowego. Brak rekordu nie będzie automatycznie traktowany jako wartość zero. System będzie rozróżniał, w miarę możliwości, brak zachowania od braku pomiaru spowodowanego wyłączeniem uprawnień, brakiem pracy aplikacji w tle, zmianą urządzenia, brakiem synchronizacji albo innym problemem technicznym.</w:t>
      </w:r>
    </w:p>
    <w:p w14:paraId="0C2F7A7B" w14:textId="77777777" w:rsidR="00D16EA7" w:rsidRPr="00C93A22" w:rsidRDefault="008C0782">
      <w:pPr>
        <w:rPr>
          <w:lang w:val="pl-PL"/>
        </w:rPr>
      </w:pPr>
      <w:r w:rsidRPr="00C93A22">
        <w:rPr>
          <w:lang w:val="pl-PL"/>
        </w:rPr>
        <w:t>Przyczyna braku będzie kodowana, a zależność braków od wcześniejszego dobrostanu zostanie zbadana. Główna analiza będzie prowadzona na osobach spełniających zamrożone kryterium analizowalności. Dodatkowo wykonane zostaną analizy wrażliwości obejmujące różne założenia dotyczące brakujących danych.</w:t>
      </w:r>
    </w:p>
    <w:p w14:paraId="147A79A2" w14:textId="77777777" w:rsidR="00D16EA7" w:rsidRPr="00C93A22" w:rsidRDefault="008C0782">
      <w:pPr>
        <w:pStyle w:val="Heading1"/>
        <w:rPr>
          <w:lang w:val="pl-PL"/>
        </w:rPr>
      </w:pPr>
      <w:r w:rsidRPr="00C93A22">
        <w:rPr>
          <w:lang w:val="pl-PL"/>
        </w:rPr>
        <w:t>11. Opracowanie i walidacja modelu</w:t>
      </w:r>
    </w:p>
    <w:p w14:paraId="3998F120" w14:textId="77777777" w:rsidR="00D16EA7" w:rsidRPr="00C93A22" w:rsidRDefault="008C0782">
      <w:pPr>
        <w:rPr>
          <w:lang w:val="pl-PL"/>
        </w:rPr>
      </w:pPr>
      <w:r w:rsidRPr="00C93A22">
        <w:rPr>
          <w:lang w:val="pl-PL"/>
        </w:rPr>
        <w:t>W części rozwojowej porównane zostaną co najmniej cztery rozwiązania: model wykorzystujący wyłącznie wcześniejszą samoocenę pacjenta; model populacyjny wykorzystujący dane cyfrowe; model oparty na odchyleniach od osobistego poziomu odniesienia; oraz model łączący informację populacyjną i indywidualną.</w:t>
      </w:r>
    </w:p>
    <w:p w14:paraId="3B673816" w14:textId="77777777" w:rsidR="00D16EA7" w:rsidRPr="00C93A22" w:rsidRDefault="008C0782">
      <w:pPr>
        <w:rPr>
          <w:lang w:val="pl-PL"/>
        </w:rPr>
      </w:pPr>
      <w:r w:rsidRPr="00C93A22">
        <w:rPr>
          <w:lang w:val="pl-PL"/>
        </w:rPr>
        <w:t>Dane jednej osoby nie mogą równocześnie znaleźć się w zbiorze służącym do uczenia i w zbiorze służącym do sprawdzania jakości. Dobór cech, sposób uzupełniania braków, standaryzacja oraz parametry modeli będą ustalane wyłącznie w części rozwojowej. Po wybraniu końcowego rozwiązania kod, definicje cech, sposób wyliczania indywidualnego poziomu odniesienia i progi decyzyjne zostaną zamrożone.</w:t>
      </w:r>
    </w:p>
    <w:p w14:paraId="01DF6735" w14:textId="77777777" w:rsidR="00D16EA7" w:rsidRPr="00C93A22" w:rsidRDefault="008C0782">
      <w:pPr>
        <w:rPr>
          <w:lang w:val="pl-PL"/>
        </w:rPr>
      </w:pPr>
      <w:r w:rsidRPr="00C93A22">
        <w:rPr>
          <w:lang w:val="pl-PL"/>
        </w:rPr>
        <w:t>W niezależnej grupie 120 osób model będzie uruchamiany bez dalszego strojenia. Podstawowymi wynikami będą zgodność ciągłego wyniku cyfrowego z wynikiem referencyjnym, średni błąd bezwzględny, wartość dodatkowa względem modelu opartego wyłącznie na samoocenie oraz stabilność w głównych podgrupach. Analiza będzie uwzględniała powtarzane pomiary w jednej osobie i grupowanie pacjentów u terapeutów.</w:t>
      </w:r>
    </w:p>
    <w:p w14:paraId="72870D1B" w14:textId="77777777" w:rsidR="00D16EA7" w:rsidRPr="00C93A22" w:rsidRDefault="008C0782">
      <w:pPr>
        <w:pStyle w:val="Heading1"/>
        <w:rPr>
          <w:lang w:val="pl-PL"/>
        </w:rPr>
      </w:pPr>
      <w:r w:rsidRPr="00C93A22">
        <w:rPr>
          <w:lang w:val="pl-PL"/>
        </w:rPr>
        <w:t>12. Kiedy uznajemy narzędzie za rzetelne i trafne?</w:t>
      </w:r>
    </w:p>
    <w:p w14:paraId="42F0793B" w14:textId="164E221C" w:rsidR="001F6D78" w:rsidRDefault="008C0782">
      <w:pPr>
        <w:rPr>
          <w:ins w:id="320" w:author="Dorota Frydecka" w:date="2026-08-24T19:12:00Z" w16du:dateUtc="2026-08-24T17:12:00Z"/>
          <w:lang w:val="pl-PL"/>
        </w:rPr>
      </w:pPr>
      <w:r w:rsidRPr="00C93A22">
        <w:rPr>
          <w:lang w:val="pl-PL"/>
        </w:rPr>
        <w:t>Sukces nie będzie określany na podstawie jednej korelacji. Narzędzie musi jednocześnie osiągnąć minimalną jakość techniczną, powtarzalność pomiaru w okresach referencyjnie stabilnych oraz trafność względem niezależnego standardu.</w:t>
      </w:r>
    </w:p>
    <w:p w14:paraId="7A0360A9" w14:textId="0220E98C" w:rsidR="001F6D78" w:rsidRPr="00C93A22" w:rsidDel="001F6D78" w:rsidRDefault="001F6D78">
      <w:pPr>
        <w:rPr>
          <w:del w:id="321" w:author="Dorota Frydecka" w:date="2026-08-24T19:13:00Z" w16du:dateUtc="2026-08-24T17:13:00Z"/>
          <w:lang w:val="pl-PL"/>
        </w:rPr>
      </w:pPr>
    </w:p>
    <w:tbl>
      <w:tblPr>
        <w:tblStyle w:val="TableGrid"/>
        <w:tblW w:w="0" w:type="auto"/>
        <w:jc w:val="center"/>
        <w:tblLook w:val="04A0" w:firstRow="1" w:lastRow="0" w:firstColumn="1" w:lastColumn="0" w:noHBand="0" w:noVBand="1"/>
      </w:tblPr>
      <w:tblGrid>
        <w:gridCol w:w="3396"/>
        <w:gridCol w:w="3398"/>
        <w:gridCol w:w="3396"/>
      </w:tblGrid>
      <w:tr w:rsidR="00D16EA7" w14:paraId="4E95E1A6" w14:textId="77777777">
        <w:trPr>
          <w:jc w:val="center"/>
        </w:trPr>
        <w:tc>
          <w:tcPr>
            <w:tcW w:w="3400" w:type="dxa"/>
            <w:shd w:val="clear" w:color="auto" w:fill="E5F0EF"/>
            <w:tcMar>
              <w:top w:w="65" w:type="dxa"/>
              <w:left w:w="80" w:type="dxa"/>
              <w:bottom w:w="65" w:type="dxa"/>
              <w:right w:w="80" w:type="dxa"/>
            </w:tcMar>
            <w:vAlign w:val="center"/>
          </w:tcPr>
          <w:p w14:paraId="48619287" w14:textId="77777777" w:rsidR="00D16EA7" w:rsidRDefault="008C0782">
            <w:pPr>
              <w:spacing w:after="20" w:line="240" w:lineRule="auto"/>
            </w:pPr>
            <w:r>
              <w:rPr>
                <w:b/>
                <w:sz w:val="14"/>
              </w:rPr>
              <w:t>Obszar</w:t>
            </w:r>
          </w:p>
        </w:tc>
        <w:tc>
          <w:tcPr>
            <w:tcW w:w="3400" w:type="dxa"/>
            <w:shd w:val="clear" w:color="auto" w:fill="E5F0EF"/>
            <w:tcMar>
              <w:top w:w="65" w:type="dxa"/>
              <w:left w:w="80" w:type="dxa"/>
              <w:bottom w:w="65" w:type="dxa"/>
              <w:right w:w="80" w:type="dxa"/>
            </w:tcMar>
            <w:vAlign w:val="center"/>
          </w:tcPr>
          <w:p w14:paraId="623F2373" w14:textId="77777777" w:rsidR="00D16EA7" w:rsidRDefault="008C0782">
            <w:pPr>
              <w:spacing w:after="20" w:line="240" w:lineRule="auto"/>
            </w:pPr>
            <w:r>
              <w:rPr>
                <w:b/>
                <w:sz w:val="14"/>
              </w:rPr>
              <w:t>Kryterium</w:t>
            </w:r>
          </w:p>
        </w:tc>
        <w:tc>
          <w:tcPr>
            <w:tcW w:w="3400" w:type="dxa"/>
            <w:shd w:val="clear" w:color="auto" w:fill="E5F0EF"/>
            <w:tcMar>
              <w:top w:w="65" w:type="dxa"/>
              <w:left w:w="80" w:type="dxa"/>
              <w:bottom w:w="65" w:type="dxa"/>
              <w:right w:w="80" w:type="dxa"/>
            </w:tcMar>
            <w:vAlign w:val="center"/>
          </w:tcPr>
          <w:p w14:paraId="2B3FEDE3" w14:textId="77777777" w:rsidR="00D16EA7" w:rsidRDefault="008C0782">
            <w:pPr>
              <w:spacing w:after="20" w:line="240" w:lineRule="auto"/>
            </w:pPr>
            <w:r>
              <w:rPr>
                <w:b/>
                <w:sz w:val="14"/>
              </w:rPr>
              <w:t>Znaczenie</w:t>
            </w:r>
          </w:p>
        </w:tc>
      </w:tr>
      <w:tr w:rsidR="00D16EA7" w:rsidRPr="005F3CE1" w14:paraId="047075BE" w14:textId="77777777">
        <w:trPr>
          <w:jc w:val="center"/>
        </w:trPr>
        <w:tc>
          <w:tcPr>
            <w:tcW w:w="3400" w:type="dxa"/>
            <w:tcMar>
              <w:top w:w="65" w:type="dxa"/>
              <w:left w:w="80" w:type="dxa"/>
              <w:bottom w:w="65" w:type="dxa"/>
              <w:right w:w="80" w:type="dxa"/>
            </w:tcMar>
            <w:vAlign w:val="center"/>
          </w:tcPr>
          <w:p w14:paraId="66FE8262" w14:textId="77777777" w:rsidR="00D16EA7" w:rsidRDefault="008C0782">
            <w:pPr>
              <w:spacing w:after="20" w:line="240" w:lineRule="auto"/>
            </w:pPr>
            <w:r>
              <w:rPr>
                <w:b/>
                <w:sz w:val="14"/>
              </w:rPr>
              <w:lastRenderedPageBreak/>
              <w:t>Kompletność techniczna</w:t>
            </w:r>
          </w:p>
        </w:tc>
        <w:tc>
          <w:tcPr>
            <w:tcW w:w="3400" w:type="dxa"/>
            <w:tcMar>
              <w:top w:w="65" w:type="dxa"/>
              <w:left w:w="80" w:type="dxa"/>
              <w:bottom w:w="65" w:type="dxa"/>
              <w:right w:w="80" w:type="dxa"/>
            </w:tcMar>
            <w:vAlign w:val="center"/>
          </w:tcPr>
          <w:p w14:paraId="694C55B1" w14:textId="77777777" w:rsidR="008B0DF5" w:rsidRPr="005F3CE1" w:rsidRDefault="008B0DF5">
            <w:pPr>
              <w:spacing w:after="20" w:line="240" w:lineRule="auto"/>
              <w:rPr>
                <w:ins w:id="322" w:author="Dorota Frydecka" w:date="2026-08-24T19:13:00Z" w16du:dateUtc="2026-08-24T17:13:00Z"/>
                <w:sz w:val="14"/>
                <w:lang w:val="pl-PL"/>
                <w:rPrChange w:id="323" w:author="Dorota Frydecka" w:date="2026-08-24T22:28:00Z" w16du:dateUtc="2026-08-24T20:28:00Z">
                  <w:rPr>
                    <w:ins w:id="324" w:author="Dorota Frydecka" w:date="2026-08-24T19:13:00Z" w16du:dateUtc="2026-08-24T17:13:00Z"/>
                    <w:sz w:val="14"/>
                  </w:rPr>
                </w:rPrChange>
              </w:rPr>
            </w:pPr>
          </w:p>
          <w:p w14:paraId="399C788E" w14:textId="77777777" w:rsidR="00745A34" w:rsidRPr="00745A34" w:rsidRDefault="008B0DF5">
            <w:pPr>
              <w:spacing w:after="20" w:line="240" w:lineRule="auto"/>
              <w:rPr>
                <w:ins w:id="325" w:author="Dorota Frydecka" w:date="2026-08-24T19:13:00Z" w16du:dateUtc="2026-08-24T17:13:00Z"/>
                <w:sz w:val="14"/>
                <w:lang w:val="pl-PL"/>
                <w:rPrChange w:id="326" w:author="Dorota Frydecka" w:date="2026-08-24T19:13:00Z" w16du:dateUtc="2026-08-24T17:13:00Z">
                  <w:rPr>
                    <w:ins w:id="327" w:author="Dorota Frydecka" w:date="2026-08-24T19:13:00Z" w16du:dateUtc="2026-08-24T17:13:00Z"/>
                    <w:sz w:val="14"/>
                  </w:rPr>
                </w:rPrChange>
              </w:rPr>
            </w:pPr>
            <w:ins w:id="328" w:author="Dorota Frydecka" w:date="2026-08-24T19:13:00Z">
              <w:r w:rsidRPr="00745A34">
                <w:rPr>
                  <w:sz w:val="14"/>
                  <w:lang w:val="pl-PL"/>
                  <w:rPrChange w:id="329" w:author="Dorota Frydecka" w:date="2026-08-24T19:13:00Z" w16du:dateUtc="2026-08-24T17:13:00Z">
                    <w:rPr>
                      <w:sz w:val="14"/>
                    </w:rPr>
                  </w:rPrChange>
                </w:rPr>
                <w:t>≥80% planowanych dni stanowi ważne dni pomiarowe u ≥80% analizowanych uczestników</w:t>
              </w:r>
            </w:ins>
          </w:p>
          <w:p w14:paraId="4CDCC4B7" w14:textId="52BD0CAF" w:rsidR="008B0DF5" w:rsidRPr="00745A34" w:rsidRDefault="005144B7">
            <w:pPr>
              <w:spacing w:after="20" w:line="240" w:lineRule="auto"/>
              <w:rPr>
                <w:sz w:val="14"/>
                <w:lang w:val="pl-PL"/>
                <w:rPrChange w:id="330" w:author="Dorota Frydecka" w:date="2026-08-24T19:13:00Z" w16du:dateUtc="2026-08-24T17:13:00Z">
                  <w:rPr/>
                </w:rPrChange>
              </w:rPr>
            </w:pPr>
            <w:del w:id="331" w:author="Dorota Frydecka" w:date="2026-08-24T19:13:00Z" w16du:dateUtc="2026-08-24T17:13:00Z">
              <w:r w:rsidRPr="00745A34" w:rsidDel="008B0DF5">
                <w:rPr>
                  <w:sz w:val="14"/>
                  <w:lang w:val="pl-PL"/>
                  <w:rPrChange w:id="332" w:author="Dorota Frydecka" w:date="2026-08-24T19:13:00Z" w16du:dateUtc="2026-08-24T17:13:00Z">
                    <w:rPr>
                      <w:sz w:val="14"/>
                    </w:rPr>
                  </w:rPrChange>
                </w:rPr>
                <w:delText>????</w:delText>
              </w:r>
            </w:del>
          </w:p>
        </w:tc>
        <w:tc>
          <w:tcPr>
            <w:tcW w:w="3400" w:type="dxa"/>
            <w:tcMar>
              <w:top w:w="65" w:type="dxa"/>
              <w:left w:w="80" w:type="dxa"/>
              <w:bottom w:w="65" w:type="dxa"/>
              <w:right w:w="80" w:type="dxa"/>
            </w:tcMar>
            <w:vAlign w:val="center"/>
          </w:tcPr>
          <w:p w14:paraId="4C737586" w14:textId="77777777" w:rsidR="00D16EA7" w:rsidRPr="00C93A22" w:rsidRDefault="008C0782">
            <w:pPr>
              <w:spacing w:after="20" w:line="240" w:lineRule="auto"/>
              <w:rPr>
                <w:lang w:val="pl-PL"/>
              </w:rPr>
            </w:pPr>
            <w:r w:rsidRPr="00C93A22">
              <w:rPr>
                <w:sz w:val="14"/>
                <w:lang w:val="pl-PL"/>
              </w:rPr>
              <w:t>produkt nie może zależeć od sygnału dostępnego tylko u małej części użytkowników</w:t>
            </w:r>
          </w:p>
        </w:tc>
      </w:tr>
      <w:tr w:rsidR="00D16EA7" w:rsidRPr="005F3CE1" w14:paraId="4E43B0E8" w14:textId="77777777">
        <w:trPr>
          <w:jc w:val="center"/>
        </w:trPr>
        <w:tc>
          <w:tcPr>
            <w:tcW w:w="3400" w:type="dxa"/>
            <w:tcMar>
              <w:top w:w="65" w:type="dxa"/>
              <w:left w:w="80" w:type="dxa"/>
              <w:bottom w:w="65" w:type="dxa"/>
              <w:right w:w="80" w:type="dxa"/>
            </w:tcMar>
            <w:vAlign w:val="center"/>
          </w:tcPr>
          <w:p w14:paraId="6961A841" w14:textId="77777777" w:rsidR="00D16EA7" w:rsidRDefault="008C0782">
            <w:pPr>
              <w:spacing w:after="20" w:line="240" w:lineRule="auto"/>
            </w:pPr>
            <w:r>
              <w:rPr>
                <w:b/>
                <w:sz w:val="14"/>
              </w:rPr>
              <w:t>Rzetelność głównych domen</w:t>
            </w:r>
          </w:p>
        </w:tc>
        <w:tc>
          <w:tcPr>
            <w:tcW w:w="3400" w:type="dxa"/>
            <w:tcMar>
              <w:top w:w="65" w:type="dxa"/>
              <w:left w:w="80" w:type="dxa"/>
              <w:bottom w:w="65" w:type="dxa"/>
              <w:right w:w="80" w:type="dxa"/>
            </w:tcMar>
            <w:vAlign w:val="center"/>
          </w:tcPr>
          <w:p w14:paraId="6280A239" w14:textId="55813C61" w:rsidR="00D16EA7" w:rsidRPr="00745A34" w:rsidRDefault="00745A34">
            <w:pPr>
              <w:spacing w:after="20" w:line="240" w:lineRule="auto"/>
              <w:rPr>
                <w:lang w:val="pl-PL"/>
                <w:rPrChange w:id="333" w:author="Dorota Frydecka" w:date="2026-08-24T19:13:00Z" w16du:dateUtc="2026-08-24T17:13:00Z">
                  <w:rPr/>
                </w:rPrChange>
              </w:rPr>
            </w:pPr>
            <w:commentRangeStart w:id="334"/>
            <w:ins w:id="335" w:author="Dorota Frydecka" w:date="2026-08-24T19:13:00Z">
              <w:r w:rsidRPr="00745A34">
                <w:rPr>
                  <w:lang w:val="pl-PL"/>
                  <w:rPrChange w:id="336" w:author="Dorota Frydecka" w:date="2026-08-24T19:13:00Z" w16du:dateUtc="2026-08-24T17:13:00Z">
                    <w:rPr/>
                  </w:rPrChange>
                </w:rPr>
                <w:t xml:space="preserve">ICC </w:t>
              </w:r>
            </w:ins>
            <w:commentRangeEnd w:id="334"/>
            <w:r w:rsidR="006127E0" w:rsidRPr="00745A34">
              <w:rPr>
                <w:rStyle w:val="CommentReference"/>
                <w:sz w:val="19"/>
                <w:szCs w:val="22"/>
                <w:lang w:val="pl-PL"/>
                <w:rPrChange w:id="337" w:author="Dorota Frydecka" w:date="2026-08-24T19:13:00Z" w16du:dateUtc="2026-08-24T17:13:00Z">
                  <w:rPr>
                    <w:rStyle w:val="CommentReference"/>
                    <w:sz w:val="19"/>
                    <w:szCs w:val="22"/>
                  </w:rPr>
                </w:rPrChange>
              </w:rPr>
              <w:commentReference w:id="334"/>
            </w:r>
            <w:ins w:id="338" w:author="Dorota Frydecka" w:date="2026-08-24T19:13:00Z">
              <w:r w:rsidRPr="00745A34">
                <w:rPr>
                  <w:lang w:val="pl-PL"/>
                  <w:rPrChange w:id="339" w:author="Dorota Frydecka" w:date="2026-08-24T19:13:00Z" w16du:dateUtc="2026-08-24T17:13:00Z">
                    <w:rPr/>
                  </w:rPrChange>
                </w:rPr>
                <w:t>≥0,70 w okresach referencyjnie stabilnyc</w:t>
              </w:r>
            </w:ins>
            <w:del w:id="340" w:author="Dorota Frydecka" w:date="2026-08-24T19:13:00Z" w16du:dateUtc="2026-08-24T17:13:00Z">
              <w:r w:rsidR="005144B7" w:rsidRPr="00745A34" w:rsidDel="00745A34">
                <w:rPr>
                  <w:lang w:val="pl-PL"/>
                  <w:rPrChange w:id="341" w:author="Dorota Frydecka" w:date="2026-08-24T19:13:00Z" w16du:dateUtc="2026-08-24T17:13:00Z">
                    <w:rPr/>
                  </w:rPrChange>
                </w:rPr>
                <w:delText>????</w:delText>
              </w:r>
            </w:del>
          </w:p>
        </w:tc>
        <w:tc>
          <w:tcPr>
            <w:tcW w:w="3400" w:type="dxa"/>
            <w:tcMar>
              <w:top w:w="65" w:type="dxa"/>
              <w:left w:w="80" w:type="dxa"/>
              <w:bottom w:w="65" w:type="dxa"/>
              <w:right w:w="80" w:type="dxa"/>
            </w:tcMar>
            <w:vAlign w:val="center"/>
          </w:tcPr>
          <w:p w14:paraId="7BDC5206" w14:textId="77777777" w:rsidR="00D16EA7" w:rsidRPr="00C93A22" w:rsidRDefault="008C0782">
            <w:pPr>
              <w:spacing w:after="20" w:line="240" w:lineRule="auto"/>
              <w:rPr>
                <w:lang w:val="pl-PL"/>
              </w:rPr>
            </w:pPr>
            <w:r w:rsidRPr="00C93A22">
              <w:rPr>
                <w:sz w:val="14"/>
                <w:lang w:val="pl-PL"/>
              </w:rPr>
              <w:t>sprawdza, czy system nie generuje dużej losowej zmienności technicznej</w:t>
            </w:r>
          </w:p>
        </w:tc>
      </w:tr>
      <w:tr w:rsidR="00D16EA7" w:rsidRPr="005F3CE1" w14:paraId="5D34A04A" w14:textId="77777777">
        <w:trPr>
          <w:jc w:val="center"/>
        </w:trPr>
        <w:tc>
          <w:tcPr>
            <w:tcW w:w="3400" w:type="dxa"/>
            <w:tcMar>
              <w:top w:w="65" w:type="dxa"/>
              <w:left w:w="80" w:type="dxa"/>
              <w:bottom w:w="65" w:type="dxa"/>
              <w:right w:w="80" w:type="dxa"/>
            </w:tcMar>
            <w:vAlign w:val="center"/>
          </w:tcPr>
          <w:p w14:paraId="15E6905F" w14:textId="77777777" w:rsidR="00D16EA7" w:rsidRDefault="008C0782">
            <w:pPr>
              <w:spacing w:after="20" w:line="240" w:lineRule="auto"/>
            </w:pPr>
            <w:r>
              <w:rPr>
                <w:b/>
                <w:sz w:val="14"/>
              </w:rPr>
              <w:t>Trafność ciągłego wyniku</w:t>
            </w:r>
          </w:p>
        </w:tc>
        <w:tc>
          <w:tcPr>
            <w:tcW w:w="3400" w:type="dxa"/>
            <w:tcMar>
              <w:top w:w="65" w:type="dxa"/>
              <w:left w:w="80" w:type="dxa"/>
              <w:bottom w:w="65" w:type="dxa"/>
              <w:right w:w="80" w:type="dxa"/>
            </w:tcMar>
            <w:vAlign w:val="center"/>
          </w:tcPr>
          <w:p w14:paraId="493D490E" w14:textId="4E530BAB" w:rsidR="00D16EA7" w:rsidRPr="00745A34" w:rsidRDefault="00745A34">
            <w:pPr>
              <w:spacing w:after="20" w:line="240" w:lineRule="auto"/>
              <w:rPr>
                <w:lang w:val="pl-PL"/>
                <w:rPrChange w:id="342" w:author="Dorota Frydecka" w:date="2026-08-24T19:13:00Z" w16du:dateUtc="2026-08-24T17:13:00Z">
                  <w:rPr/>
                </w:rPrChange>
              </w:rPr>
            </w:pPr>
            <w:ins w:id="343" w:author="Dorota Frydecka" w:date="2026-08-24T19:13:00Z">
              <w:r w:rsidRPr="00745A34">
                <w:rPr>
                  <w:lang w:val="pl-PL"/>
                  <w:rPrChange w:id="344" w:author="Dorota Frydecka" w:date="2026-08-24T19:13:00Z" w16du:dateUtc="2026-08-24T17:13:00Z">
                    <w:rPr/>
                  </w:rPrChange>
                </w:rPr>
                <w:t xml:space="preserve">korelacja powtarzanych pomiarów wynik cyfrowy–referencyjny ≥0,50 </w:t>
              </w:r>
              <w:r w:rsidRPr="00745A34">
                <w:rPr>
                  <w:b/>
                  <w:bCs/>
                  <w:lang w:val="pl-PL"/>
                  <w:rPrChange w:id="345" w:author="Dorota Frydecka" w:date="2026-08-24T19:13:00Z" w16du:dateUtc="2026-08-24T17:13:00Z">
                    <w:rPr>
                      <w:b/>
                      <w:bCs/>
                    </w:rPr>
                  </w:rPrChange>
                </w:rPr>
                <w:t>lub</w:t>
              </w:r>
              <w:r w:rsidRPr="00745A34">
                <w:rPr>
                  <w:lang w:val="pl-PL"/>
                  <w:rPrChange w:id="346" w:author="Dorota Frydecka" w:date="2026-08-24T19:13:00Z" w16du:dateUtc="2026-08-24T17:13:00Z">
                    <w:rPr/>
                  </w:rPrChange>
                </w:rPr>
                <w:t xml:space="preserve"> wcześniej zdefiniowany próg MAE</w:t>
              </w:r>
            </w:ins>
            <w:del w:id="347" w:author="Dorota Frydecka" w:date="2026-08-24T19:13:00Z" w16du:dateUtc="2026-08-24T17:13:00Z">
              <w:r w:rsidR="005144B7" w:rsidRPr="00745A34" w:rsidDel="00745A34">
                <w:rPr>
                  <w:lang w:val="pl-PL"/>
                  <w:rPrChange w:id="348" w:author="Dorota Frydecka" w:date="2026-08-24T19:13:00Z" w16du:dateUtc="2026-08-24T17:13:00Z">
                    <w:rPr/>
                  </w:rPrChange>
                </w:rPr>
                <w:delText>???</w:delText>
              </w:r>
            </w:del>
          </w:p>
        </w:tc>
        <w:tc>
          <w:tcPr>
            <w:tcW w:w="3400" w:type="dxa"/>
            <w:tcMar>
              <w:top w:w="65" w:type="dxa"/>
              <w:left w:w="80" w:type="dxa"/>
              <w:bottom w:w="65" w:type="dxa"/>
              <w:right w:w="80" w:type="dxa"/>
            </w:tcMar>
            <w:vAlign w:val="center"/>
          </w:tcPr>
          <w:p w14:paraId="4F286EEF" w14:textId="77777777" w:rsidR="00D16EA7" w:rsidRPr="00C93A22" w:rsidRDefault="008C0782">
            <w:pPr>
              <w:spacing w:after="20" w:line="240" w:lineRule="auto"/>
              <w:rPr>
                <w:lang w:val="pl-PL"/>
              </w:rPr>
            </w:pPr>
            <w:r w:rsidRPr="00C93A22">
              <w:rPr>
                <w:sz w:val="14"/>
                <w:lang w:val="pl-PL"/>
              </w:rPr>
              <w:t>główny próg jakości związku pomiaru cyfrowego z rzeczywistą zmianą</w:t>
            </w:r>
          </w:p>
        </w:tc>
      </w:tr>
      <w:tr w:rsidR="00D16EA7" w:rsidRPr="005F3CE1" w14:paraId="1E0BAAA5" w14:textId="77777777">
        <w:trPr>
          <w:jc w:val="center"/>
        </w:trPr>
        <w:tc>
          <w:tcPr>
            <w:tcW w:w="3400" w:type="dxa"/>
            <w:tcMar>
              <w:top w:w="65" w:type="dxa"/>
              <w:left w:w="80" w:type="dxa"/>
              <w:bottom w:w="65" w:type="dxa"/>
              <w:right w:w="80" w:type="dxa"/>
            </w:tcMar>
            <w:vAlign w:val="center"/>
          </w:tcPr>
          <w:p w14:paraId="46F60C14" w14:textId="77777777" w:rsidR="00D16EA7" w:rsidRDefault="008C0782">
            <w:pPr>
              <w:spacing w:after="20" w:line="240" w:lineRule="auto"/>
            </w:pPr>
            <w:r>
              <w:rPr>
                <w:b/>
                <w:sz w:val="14"/>
              </w:rPr>
              <w:t>Wartość dodatkowa</w:t>
            </w:r>
          </w:p>
        </w:tc>
        <w:tc>
          <w:tcPr>
            <w:tcW w:w="3400" w:type="dxa"/>
            <w:tcMar>
              <w:top w:w="65" w:type="dxa"/>
              <w:left w:w="80" w:type="dxa"/>
              <w:bottom w:w="65" w:type="dxa"/>
              <w:right w:w="80" w:type="dxa"/>
            </w:tcMar>
            <w:vAlign w:val="center"/>
          </w:tcPr>
          <w:p w14:paraId="73E8C926" w14:textId="77777777" w:rsidR="00D16EA7" w:rsidRDefault="00745A34">
            <w:pPr>
              <w:spacing w:after="20" w:line="240" w:lineRule="auto"/>
              <w:rPr>
                <w:ins w:id="349" w:author="Dorota Frydecka" w:date="2026-08-24T19:18:00Z" w16du:dateUtc="2026-08-24T17:18:00Z"/>
                <w:lang w:val="pl-PL"/>
              </w:rPr>
            </w:pPr>
            <w:ins w:id="350" w:author="Dorota Frydecka" w:date="2026-08-24T19:14:00Z">
              <w:r w:rsidRPr="001453DA">
                <w:rPr>
                  <w:lang w:val="pl-PL"/>
                  <w:rPrChange w:id="351" w:author="Dorota Frydecka" w:date="2026-08-24T19:14:00Z" w16du:dateUtc="2026-08-24T17:14:00Z">
                    <w:rPr/>
                  </w:rPrChange>
                </w:rPr>
                <w:t>redukcja błędu predykcji o ≥10% względem modelu wykorzystującego wyłącznie wcześniejszą samoocenę</w:t>
              </w:r>
            </w:ins>
            <w:del w:id="352" w:author="Dorota Frydecka" w:date="2026-08-24T19:14:00Z" w16du:dateUtc="2026-08-24T17:14:00Z">
              <w:r w:rsidR="005144B7" w:rsidRPr="001453DA" w:rsidDel="00745A34">
                <w:rPr>
                  <w:lang w:val="pl-PL"/>
                  <w:rPrChange w:id="353" w:author="Dorota Frydecka" w:date="2026-08-24T19:14:00Z" w16du:dateUtc="2026-08-24T17:14:00Z">
                    <w:rPr/>
                  </w:rPrChange>
                </w:rPr>
                <w:delText>????</w:delText>
              </w:r>
            </w:del>
          </w:p>
          <w:p w14:paraId="09525D60" w14:textId="77777777" w:rsidR="00EB6EC1" w:rsidRDefault="00EB6EC1">
            <w:pPr>
              <w:spacing w:after="20" w:line="240" w:lineRule="auto"/>
              <w:rPr>
                <w:ins w:id="354" w:author="Dorota Frydecka" w:date="2026-08-24T19:18:00Z" w16du:dateUtc="2026-08-24T17:18:00Z"/>
                <w:lang w:val="pl-PL"/>
              </w:rPr>
            </w:pPr>
          </w:p>
          <w:p w14:paraId="7D276A40" w14:textId="75F877CC" w:rsidR="00EB6EC1" w:rsidRDefault="00262957">
            <w:pPr>
              <w:spacing w:after="20" w:line="240" w:lineRule="auto"/>
              <w:rPr>
                <w:ins w:id="355" w:author="Dorota Frydecka" w:date="2026-08-24T19:18:00Z" w16du:dateUtc="2026-08-24T17:18:00Z"/>
                <w:lang w:val="pl-PL"/>
              </w:rPr>
            </w:pPr>
            <w:ins w:id="356" w:author="Dorota Frydecka" w:date="2026-08-24T19:18:00Z" w16du:dateUtc="2026-08-24T17:18:00Z">
              <w:r>
                <w:rPr>
                  <w:lang w:val="pl-PL"/>
                </w:rPr>
                <w:t>Incremental validity techonlogii:</w:t>
              </w:r>
            </w:ins>
          </w:p>
          <w:p w14:paraId="683A22E5" w14:textId="21D27F55" w:rsidR="00EB6EC1" w:rsidRPr="001453DA" w:rsidRDefault="00EB6EC1">
            <w:pPr>
              <w:spacing w:after="20" w:line="240" w:lineRule="auto"/>
              <w:rPr>
                <w:lang w:val="pl-PL"/>
                <w:rPrChange w:id="357" w:author="Dorota Frydecka" w:date="2026-08-24T19:14:00Z" w16du:dateUtc="2026-08-24T17:14:00Z">
                  <w:rPr/>
                </w:rPrChange>
              </w:rPr>
            </w:pPr>
            <w:ins w:id="358" w:author="Dorota Frydecka" w:date="2026-08-24T19:18:00Z">
              <w:r w:rsidRPr="00262957">
                <w:rPr>
                  <w:b/>
                  <w:bCs/>
                  <w:lang w:val="pl-PL"/>
                  <w:rPrChange w:id="359" w:author="Dorota Frydecka" w:date="2026-08-24T19:18:00Z" w16du:dateUtc="2026-08-24T17:18:00Z">
                    <w:rPr>
                      <w:b/>
                      <w:bCs/>
                    </w:rPr>
                  </w:rPrChange>
                </w:rPr>
                <w:t>Model bazowy:</w:t>
              </w:r>
              <w:r w:rsidRPr="00262957">
                <w:rPr>
                  <w:lang w:val="pl-PL"/>
                  <w:rPrChange w:id="360" w:author="Dorota Frydecka" w:date="2026-08-24T19:18:00Z" w16du:dateUtc="2026-08-24T17:18:00Z">
                    <w:rPr/>
                  </w:rPrChange>
                </w:rPr>
                <w:t xml:space="preserve"> poprzednia samoocena + podstawowe zmienne kliniczne/demograficzne</w:t>
              </w:r>
              <w:r w:rsidRPr="00262957">
                <w:rPr>
                  <w:lang w:val="pl-PL"/>
                  <w:rPrChange w:id="361" w:author="Dorota Frydecka" w:date="2026-08-24T19:18:00Z" w16du:dateUtc="2026-08-24T17:18:00Z">
                    <w:rPr/>
                  </w:rPrChange>
                </w:rPr>
                <w:br/>
                <w:t>vs.</w:t>
              </w:r>
              <w:r w:rsidRPr="00262957">
                <w:rPr>
                  <w:lang w:val="pl-PL"/>
                  <w:rPrChange w:id="362" w:author="Dorota Frydecka" w:date="2026-08-24T19:18:00Z" w16du:dateUtc="2026-08-24T17:18:00Z">
                    <w:rPr/>
                  </w:rPrChange>
                </w:rPr>
                <w:br/>
              </w:r>
              <w:r w:rsidRPr="00262957">
                <w:rPr>
                  <w:b/>
                  <w:bCs/>
                  <w:lang w:val="pl-PL"/>
                  <w:rPrChange w:id="363" w:author="Dorota Frydecka" w:date="2026-08-24T19:18:00Z" w16du:dateUtc="2026-08-24T17:18:00Z">
                    <w:rPr>
                      <w:b/>
                      <w:bCs/>
                    </w:rPr>
                  </w:rPrChange>
                </w:rPr>
                <w:t>Model cyfrowy:</w:t>
              </w:r>
              <w:r w:rsidRPr="00262957">
                <w:rPr>
                  <w:lang w:val="pl-PL"/>
                  <w:rPrChange w:id="364" w:author="Dorota Frydecka" w:date="2026-08-24T19:18:00Z" w16du:dateUtc="2026-08-24T17:18:00Z">
                    <w:rPr/>
                  </w:rPrChange>
                </w:rPr>
                <w:t xml:space="preserve"> model bazowy + smartphone</w:t>
              </w:r>
              <w:r w:rsidRPr="00262957">
                <w:rPr>
                  <w:lang w:val="pl-PL"/>
                  <w:rPrChange w:id="365" w:author="Dorota Frydecka" w:date="2026-08-24T19:18:00Z" w16du:dateUtc="2026-08-24T17:18:00Z">
                    <w:rPr/>
                  </w:rPrChange>
                </w:rPr>
                <w:br/>
                <w:t>vs.</w:t>
              </w:r>
              <w:r w:rsidRPr="00262957">
                <w:rPr>
                  <w:lang w:val="pl-PL"/>
                  <w:rPrChange w:id="366" w:author="Dorota Frydecka" w:date="2026-08-24T19:18:00Z" w16du:dateUtc="2026-08-24T17:18:00Z">
                    <w:rPr/>
                  </w:rPrChange>
                </w:rPr>
                <w:br/>
              </w:r>
              <w:r w:rsidRPr="00262957">
                <w:rPr>
                  <w:b/>
                  <w:bCs/>
                  <w:lang w:val="pl-PL"/>
                  <w:rPrChange w:id="367" w:author="Dorota Frydecka" w:date="2026-08-24T19:18:00Z" w16du:dateUtc="2026-08-24T17:18:00Z">
                    <w:rPr>
                      <w:b/>
                      <w:bCs/>
                    </w:rPr>
                  </w:rPrChange>
                </w:rPr>
                <w:t>Model multimodalny:</w:t>
              </w:r>
              <w:r w:rsidRPr="00262957">
                <w:rPr>
                  <w:lang w:val="pl-PL"/>
                  <w:rPrChange w:id="368" w:author="Dorota Frydecka" w:date="2026-08-24T19:18:00Z" w16du:dateUtc="2026-08-24T17:18:00Z">
                    <w:rPr/>
                  </w:rPrChange>
                </w:rPr>
                <w:t xml:space="preserve"> model bazowy + smartphone + wearable.</w:t>
              </w:r>
            </w:ins>
          </w:p>
        </w:tc>
        <w:tc>
          <w:tcPr>
            <w:tcW w:w="3400" w:type="dxa"/>
            <w:tcMar>
              <w:top w:w="65" w:type="dxa"/>
              <w:left w:w="80" w:type="dxa"/>
              <w:bottom w:w="65" w:type="dxa"/>
              <w:right w:w="80" w:type="dxa"/>
            </w:tcMar>
            <w:vAlign w:val="center"/>
          </w:tcPr>
          <w:p w14:paraId="19599DE9" w14:textId="77777777" w:rsidR="00D16EA7" w:rsidRPr="00C93A22" w:rsidRDefault="008C0782">
            <w:pPr>
              <w:spacing w:after="20" w:line="240" w:lineRule="auto"/>
              <w:rPr>
                <w:lang w:val="pl-PL"/>
              </w:rPr>
            </w:pPr>
            <w:r w:rsidRPr="00C93A22">
              <w:rPr>
                <w:sz w:val="14"/>
                <w:lang w:val="pl-PL"/>
              </w:rPr>
              <w:t>sprawdza, czy sensory wnoszą informację ponad prostsze rozwiązanie</w:t>
            </w:r>
          </w:p>
        </w:tc>
      </w:tr>
      <w:tr w:rsidR="00D16EA7" w:rsidRPr="005F3CE1" w14:paraId="6AFCC259" w14:textId="77777777">
        <w:trPr>
          <w:jc w:val="center"/>
        </w:trPr>
        <w:tc>
          <w:tcPr>
            <w:tcW w:w="3400" w:type="dxa"/>
            <w:tcMar>
              <w:top w:w="65" w:type="dxa"/>
              <w:left w:w="80" w:type="dxa"/>
              <w:bottom w:w="65" w:type="dxa"/>
              <w:right w:w="80" w:type="dxa"/>
            </w:tcMar>
            <w:vAlign w:val="center"/>
          </w:tcPr>
          <w:p w14:paraId="409E3BDB" w14:textId="77777777" w:rsidR="00D16EA7" w:rsidRDefault="008C0782">
            <w:pPr>
              <w:spacing w:after="20" w:line="240" w:lineRule="auto"/>
            </w:pPr>
            <w:r>
              <w:rPr>
                <w:b/>
                <w:sz w:val="14"/>
              </w:rPr>
              <w:t>Generalizacja</w:t>
            </w:r>
          </w:p>
        </w:tc>
        <w:tc>
          <w:tcPr>
            <w:tcW w:w="3400" w:type="dxa"/>
            <w:tcMar>
              <w:top w:w="65" w:type="dxa"/>
              <w:left w:w="80" w:type="dxa"/>
              <w:bottom w:w="65" w:type="dxa"/>
              <w:right w:w="80" w:type="dxa"/>
            </w:tcMar>
            <w:vAlign w:val="center"/>
          </w:tcPr>
          <w:p w14:paraId="116B1814" w14:textId="743B2A4D" w:rsidR="00D16EA7" w:rsidRPr="001453DA" w:rsidRDefault="00042B7F">
            <w:pPr>
              <w:spacing w:after="20" w:line="240" w:lineRule="auto"/>
              <w:rPr>
                <w:lang w:val="pl-PL"/>
                <w:rPrChange w:id="369" w:author="Dorota Frydecka" w:date="2026-08-24T19:14:00Z" w16du:dateUtc="2026-08-24T17:14:00Z">
                  <w:rPr/>
                </w:rPrChange>
              </w:rPr>
            </w:pPr>
            <w:ins w:id="370" w:author="Dorota Frydecka" w:date="2026-08-24T19:17:00Z">
              <w:r w:rsidRPr="00EB6EC1">
                <w:rPr>
                  <w:lang w:val="pl-PL"/>
                  <w:rPrChange w:id="371" w:author="Dorota Frydecka" w:date="2026-08-24T19:17:00Z" w16du:dateUtc="2026-08-24T17:17:00Z">
                    <w:rPr/>
                  </w:rPrChange>
                </w:rPr>
                <w:t>względny spadek głównej miary jakości modelu ≤15% względem wyniku w całej próbie w każdej z predefiniowanych kluczowych podgrup, pod warunkiem odpowiedniej liczebności podgrupy</w:t>
              </w:r>
            </w:ins>
            <w:del w:id="372" w:author="Dorota Frydecka" w:date="2026-08-24T19:14:00Z" w16du:dateUtc="2026-08-24T17:14:00Z">
              <w:r w:rsidR="005144B7" w:rsidRPr="001453DA" w:rsidDel="001453DA">
                <w:rPr>
                  <w:lang w:val="pl-PL"/>
                  <w:rPrChange w:id="373" w:author="Dorota Frydecka" w:date="2026-08-24T19:14:00Z" w16du:dateUtc="2026-08-24T17:14:00Z">
                    <w:rPr/>
                  </w:rPrChange>
                </w:rPr>
                <w:delText>???</w:delText>
              </w:r>
            </w:del>
          </w:p>
        </w:tc>
        <w:tc>
          <w:tcPr>
            <w:tcW w:w="3400" w:type="dxa"/>
            <w:tcMar>
              <w:top w:w="65" w:type="dxa"/>
              <w:left w:w="80" w:type="dxa"/>
              <w:bottom w:w="65" w:type="dxa"/>
              <w:right w:w="80" w:type="dxa"/>
            </w:tcMar>
            <w:vAlign w:val="center"/>
          </w:tcPr>
          <w:p w14:paraId="548770BC" w14:textId="77777777" w:rsidR="00D16EA7" w:rsidRPr="00C93A22" w:rsidRDefault="008C0782">
            <w:pPr>
              <w:spacing w:after="20" w:line="240" w:lineRule="auto"/>
              <w:rPr>
                <w:lang w:val="pl-PL"/>
              </w:rPr>
            </w:pPr>
            <w:r w:rsidRPr="00C93A22">
              <w:rPr>
                <w:sz w:val="14"/>
                <w:lang w:val="pl-PL"/>
              </w:rPr>
              <w:t>sprawdza, czy wynik nie działa tylko dla jednej wąskiej części próby</w:t>
            </w:r>
          </w:p>
        </w:tc>
      </w:tr>
      <w:tr w:rsidR="00D16EA7" w:rsidRPr="005F3CE1" w14:paraId="6A7F812D" w14:textId="77777777">
        <w:trPr>
          <w:jc w:val="center"/>
        </w:trPr>
        <w:tc>
          <w:tcPr>
            <w:tcW w:w="3400" w:type="dxa"/>
            <w:tcMar>
              <w:top w:w="65" w:type="dxa"/>
              <w:left w:w="80" w:type="dxa"/>
              <w:bottom w:w="65" w:type="dxa"/>
              <w:right w:w="80" w:type="dxa"/>
            </w:tcMar>
            <w:vAlign w:val="center"/>
          </w:tcPr>
          <w:p w14:paraId="7DB8B94E" w14:textId="77777777" w:rsidR="00D16EA7" w:rsidRDefault="008C0782">
            <w:pPr>
              <w:spacing w:after="20" w:line="240" w:lineRule="auto"/>
            </w:pPr>
            <w:r>
              <w:rPr>
                <w:b/>
                <w:sz w:val="14"/>
              </w:rPr>
              <w:t>Klasyfikacja pogorszenia – analiza dodatkowa</w:t>
            </w:r>
          </w:p>
        </w:tc>
        <w:tc>
          <w:tcPr>
            <w:tcW w:w="3400" w:type="dxa"/>
            <w:tcMar>
              <w:top w:w="65" w:type="dxa"/>
              <w:left w:w="80" w:type="dxa"/>
              <w:bottom w:w="65" w:type="dxa"/>
              <w:right w:w="80" w:type="dxa"/>
            </w:tcMar>
            <w:vAlign w:val="center"/>
          </w:tcPr>
          <w:p w14:paraId="32A9D19C" w14:textId="6D7839B4" w:rsidR="00D16EA7" w:rsidRPr="000930A2" w:rsidRDefault="001453DA">
            <w:pPr>
              <w:spacing w:after="20" w:line="240" w:lineRule="auto"/>
              <w:rPr>
                <w:lang w:val="pl-PL"/>
                <w:rPrChange w:id="374" w:author="Dorota Frydecka" w:date="2026-08-24T19:14:00Z" w16du:dateUtc="2026-08-24T17:14:00Z">
                  <w:rPr/>
                </w:rPrChange>
              </w:rPr>
            </w:pPr>
            <w:commentRangeStart w:id="375"/>
            <w:ins w:id="376" w:author="Dorota Frydecka" w:date="2026-08-24T19:14:00Z">
              <w:r w:rsidRPr="000930A2">
                <w:rPr>
                  <w:lang w:val="pl-PL"/>
                  <w:rPrChange w:id="377" w:author="Dorota Frydecka" w:date="2026-08-24T19:14:00Z" w16du:dateUtc="2026-08-24T17:14:00Z">
                    <w:rPr/>
                  </w:rPrChange>
                </w:rPr>
                <w:t>AUC</w:t>
              </w:r>
            </w:ins>
            <w:commentRangeEnd w:id="375"/>
            <w:r w:rsidR="008D4CB0" w:rsidRPr="000930A2">
              <w:rPr>
                <w:rStyle w:val="CommentReference"/>
                <w:sz w:val="19"/>
                <w:szCs w:val="22"/>
                <w:lang w:val="pl-PL"/>
                <w:rPrChange w:id="378" w:author="Dorota Frydecka" w:date="2026-08-24T19:14:00Z" w16du:dateUtc="2026-08-24T17:14:00Z">
                  <w:rPr>
                    <w:rStyle w:val="CommentReference"/>
                    <w:sz w:val="19"/>
                    <w:szCs w:val="22"/>
                  </w:rPr>
                </w:rPrChange>
              </w:rPr>
              <w:commentReference w:id="375"/>
            </w:r>
            <w:ins w:id="379" w:author="Dorota Frydecka" w:date="2026-08-24T19:14:00Z">
              <w:r w:rsidRPr="000930A2">
                <w:rPr>
                  <w:lang w:val="pl-PL"/>
                  <w:rPrChange w:id="380" w:author="Dorota Frydecka" w:date="2026-08-24T19:14:00Z" w16du:dateUtc="2026-08-24T17:14:00Z">
                    <w:rPr/>
                  </w:rPrChange>
                </w:rPr>
                <w:t xml:space="preserve"> ≥0,70 – analiza wspierająca, nie podstawowy warunek sukcesu</w:t>
              </w:r>
            </w:ins>
            <w:del w:id="381" w:author="Dorota Frydecka" w:date="2026-08-24T19:14:00Z" w16du:dateUtc="2026-08-24T17:14:00Z">
              <w:r w:rsidR="005144B7" w:rsidRPr="000930A2" w:rsidDel="001453DA">
                <w:rPr>
                  <w:lang w:val="pl-PL"/>
                  <w:rPrChange w:id="382" w:author="Dorota Frydecka" w:date="2026-08-24T19:14:00Z" w16du:dateUtc="2026-08-24T17:14:00Z">
                    <w:rPr/>
                  </w:rPrChange>
                </w:rPr>
                <w:delText>???</w:delText>
              </w:r>
            </w:del>
          </w:p>
        </w:tc>
        <w:tc>
          <w:tcPr>
            <w:tcW w:w="3400" w:type="dxa"/>
            <w:tcMar>
              <w:top w:w="65" w:type="dxa"/>
              <w:left w:w="80" w:type="dxa"/>
              <w:bottom w:w="65" w:type="dxa"/>
              <w:right w:w="80" w:type="dxa"/>
            </w:tcMar>
            <w:vAlign w:val="center"/>
          </w:tcPr>
          <w:p w14:paraId="37DB1348" w14:textId="77777777" w:rsidR="00D16EA7" w:rsidRPr="00C93A22" w:rsidRDefault="008C0782">
            <w:pPr>
              <w:spacing w:after="20" w:line="240" w:lineRule="auto"/>
              <w:rPr>
                <w:lang w:val="pl-PL"/>
              </w:rPr>
            </w:pPr>
            <w:r w:rsidRPr="00C93A22">
              <w:rPr>
                <w:sz w:val="14"/>
                <w:lang w:val="pl-PL"/>
              </w:rPr>
              <w:t>przy mniejszej liczbie zdarzeń klasyfikacja nie będzie traktowana jako twarde kryterium sukcesu</w:t>
            </w:r>
          </w:p>
        </w:tc>
      </w:tr>
      <w:tr w:rsidR="00D16EA7" w:rsidRPr="005F3CE1" w14:paraId="46732C8B" w14:textId="77777777">
        <w:trPr>
          <w:jc w:val="center"/>
        </w:trPr>
        <w:tc>
          <w:tcPr>
            <w:tcW w:w="3400" w:type="dxa"/>
            <w:tcMar>
              <w:top w:w="65" w:type="dxa"/>
              <w:left w:w="80" w:type="dxa"/>
              <w:bottom w:w="65" w:type="dxa"/>
              <w:right w:w="80" w:type="dxa"/>
            </w:tcMar>
            <w:vAlign w:val="center"/>
          </w:tcPr>
          <w:p w14:paraId="388B9B40" w14:textId="77777777" w:rsidR="00D16EA7" w:rsidRDefault="008C0782">
            <w:pPr>
              <w:spacing w:after="20" w:line="240" w:lineRule="auto"/>
            </w:pPr>
            <w:r>
              <w:rPr>
                <w:b/>
                <w:sz w:val="14"/>
              </w:rPr>
              <w:t>Opaska</w:t>
            </w:r>
          </w:p>
        </w:tc>
        <w:tc>
          <w:tcPr>
            <w:tcW w:w="3400" w:type="dxa"/>
            <w:tcMar>
              <w:top w:w="65" w:type="dxa"/>
              <w:left w:w="80" w:type="dxa"/>
              <w:bottom w:w="65" w:type="dxa"/>
              <w:right w:w="80" w:type="dxa"/>
            </w:tcMar>
            <w:vAlign w:val="center"/>
          </w:tcPr>
          <w:p w14:paraId="5ECFC269" w14:textId="501FA4FD" w:rsidR="00D16EA7" w:rsidRPr="00B227F6" w:rsidRDefault="00B227F6">
            <w:pPr>
              <w:spacing w:after="20" w:line="240" w:lineRule="auto"/>
              <w:rPr>
                <w:lang w:val="pl-PL"/>
                <w:rPrChange w:id="383" w:author="Dorota Frydecka" w:date="2026-08-24T19:14:00Z" w16du:dateUtc="2026-08-24T17:14:00Z">
                  <w:rPr/>
                </w:rPrChange>
              </w:rPr>
            </w:pPr>
            <w:ins w:id="384" w:author="Dorota Frydecka" w:date="2026-08-24T19:16:00Z">
              <w:r w:rsidRPr="00042B7F">
                <w:rPr>
                  <w:lang w:val="pl-PL"/>
                  <w:rPrChange w:id="385" w:author="Dorota Frydecka" w:date="2026-08-24T19:17:00Z" w16du:dateUtc="2026-08-24T17:17:00Z">
                    <w:rPr/>
                  </w:rPrChange>
                </w:rPr>
                <w:t xml:space="preserve">dodanie danych z opaski do danych ze smartfona prowadzi do ≥10% względnej poprawy głównej miary jakości predykcji </w:t>
              </w:r>
              <w:r w:rsidRPr="00042B7F">
                <w:rPr>
                  <w:b/>
                  <w:bCs/>
                  <w:lang w:val="pl-PL"/>
                  <w:rPrChange w:id="386" w:author="Dorota Frydecka" w:date="2026-08-24T19:17:00Z" w16du:dateUtc="2026-08-24T17:17:00Z">
                    <w:rPr>
                      <w:b/>
                      <w:bCs/>
                    </w:rPr>
                  </w:rPrChange>
                </w:rPr>
                <w:t>lub</w:t>
              </w:r>
              <w:r w:rsidRPr="00042B7F">
                <w:rPr>
                  <w:lang w:val="pl-PL"/>
                  <w:rPrChange w:id="387" w:author="Dorota Frydecka" w:date="2026-08-24T19:17:00Z" w16du:dateUtc="2026-08-24T17:17:00Z">
                    <w:rPr/>
                  </w:rPrChange>
                </w:rPr>
                <w:t xml:space="preserve"> wykazuje istotną klinicznie poprawę wcześniej zdefiniowanej miary; brak takiej poprawy będzie stanowił przesłankę do rezygnacji z opaski w rozwiązaniu docelowym</w:t>
              </w:r>
            </w:ins>
            <w:del w:id="388" w:author="Dorota Frydecka" w:date="2026-08-24T19:14:00Z" w16du:dateUtc="2026-08-24T17:14:00Z">
              <w:r w:rsidR="005144B7" w:rsidRPr="00B227F6" w:rsidDel="000930A2">
                <w:rPr>
                  <w:lang w:val="pl-PL"/>
                  <w:rPrChange w:id="389" w:author="Dorota Frydecka" w:date="2026-08-24T19:14:00Z" w16du:dateUtc="2026-08-24T17:14:00Z">
                    <w:rPr/>
                  </w:rPrChange>
                </w:rPr>
                <w:delText>???</w:delText>
              </w:r>
            </w:del>
          </w:p>
        </w:tc>
        <w:tc>
          <w:tcPr>
            <w:tcW w:w="3400" w:type="dxa"/>
            <w:tcMar>
              <w:top w:w="65" w:type="dxa"/>
              <w:left w:w="80" w:type="dxa"/>
              <w:bottom w:w="65" w:type="dxa"/>
              <w:right w:w="80" w:type="dxa"/>
            </w:tcMar>
            <w:vAlign w:val="center"/>
          </w:tcPr>
          <w:p w14:paraId="63622004" w14:textId="77777777" w:rsidR="00D16EA7" w:rsidRPr="00C93A22" w:rsidRDefault="008C0782">
            <w:pPr>
              <w:spacing w:after="20" w:line="240" w:lineRule="auto"/>
              <w:rPr>
                <w:lang w:val="pl-PL"/>
              </w:rPr>
            </w:pPr>
            <w:r w:rsidRPr="00C93A22">
              <w:rPr>
                <w:sz w:val="14"/>
                <w:lang w:val="pl-PL"/>
              </w:rPr>
              <w:t>jeżeli warunek nie zostanie spełniony, podstawowym produktem będzie wariant bez opaski</w:t>
            </w:r>
          </w:p>
        </w:tc>
      </w:tr>
    </w:tbl>
    <w:p w14:paraId="221376EB" w14:textId="1491A24E" w:rsidR="00D16EA7" w:rsidRPr="00C93A22" w:rsidRDefault="008C0782">
      <w:pPr>
        <w:pStyle w:val="Heading1"/>
        <w:rPr>
          <w:lang w:val="pl-PL"/>
        </w:rPr>
      </w:pPr>
      <w:r w:rsidRPr="00C93A22">
        <w:rPr>
          <w:lang w:val="pl-PL"/>
        </w:rPr>
        <w:t>13. Badanie użyteczności panelu dla psychoterapeuty</w:t>
      </w:r>
    </w:p>
    <w:p w14:paraId="5FC5C865" w14:textId="77777777" w:rsidR="00D16EA7" w:rsidRPr="00C93A22" w:rsidRDefault="008C0782">
      <w:pPr>
        <w:rPr>
          <w:lang w:val="pl-PL"/>
        </w:rPr>
      </w:pPr>
      <w:r w:rsidRPr="00C93A22">
        <w:rPr>
          <w:lang w:val="pl-PL"/>
        </w:rPr>
        <w:t>Badanie użyteczności rozpoczyna się dopiero po zakończeniu 16-tygodniowej niezależnej walidacji. Od tego momentu oceny terapeuty nie będą już wykorzystywane jako niezależny punkt odniesienia do potwierdzania podstawowej trafności modelu.</w:t>
      </w:r>
    </w:p>
    <w:p w14:paraId="41A5BF48" w14:textId="77777777" w:rsidR="00D16EA7" w:rsidRPr="00C93A22" w:rsidRDefault="008C0782">
      <w:pPr>
        <w:rPr>
          <w:lang w:val="pl-PL"/>
        </w:rPr>
      </w:pPr>
      <w:r w:rsidRPr="00C93A22">
        <w:rPr>
          <w:lang w:val="pl-PL"/>
        </w:rPr>
        <w:t>Grupa walidacyjna zostanie przedłużona o 8 tygodni. W tym okresie terapeuci otrzymają dostęp do panelu. Jeżeli liczba terapeutów na to pozwoli, dostęp zostanie wprowadzony w układzie opóźnionego startu: część terapeutów otrzyma panel od tygodnia 17, a druga część od tygodnia 21. Pozwoli to przez pierwsze cztery tygodnie porównać warunki z panelem i bez panelu, bez pozbawiania drugiej grupy dostępu do narzędzia przez cały etap.</w:t>
      </w:r>
    </w:p>
    <w:p w14:paraId="0EA7F8E9" w14:textId="77777777" w:rsidR="00D16EA7" w:rsidRPr="00C93A22" w:rsidRDefault="008C0782">
      <w:pPr>
        <w:rPr>
          <w:lang w:val="pl-PL"/>
        </w:rPr>
      </w:pPr>
      <w:r w:rsidRPr="00C93A22">
        <w:rPr>
          <w:lang w:val="pl-PL"/>
        </w:rPr>
        <w:t>Docelowo grupa 120 pacjentów powinna być prowadzona przez co najmniej 40 terapeutów; za minimalną liczbę pozwalającą na ilościową analizę użyteczności przyjmuje się 30 terapeutów, którzy ukończą fazę panelu. Wynik będzie analizowany na poziomie raportów, pacjentów i terapeutów, tak aby wiele raportów wystawionych przez jednego terapeutę nie było traktowane jako wiele niezależnych głosów.</w:t>
      </w:r>
    </w:p>
    <w:tbl>
      <w:tblPr>
        <w:tblStyle w:val="TableGrid"/>
        <w:tblW w:w="0" w:type="auto"/>
        <w:jc w:val="center"/>
        <w:tblLook w:val="04A0" w:firstRow="1" w:lastRow="0" w:firstColumn="1" w:lastColumn="0" w:noHBand="0" w:noVBand="1"/>
      </w:tblPr>
      <w:tblGrid>
        <w:gridCol w:w="3396"/>
        <w:gridCol w:w="3397"/>
        <w:gridCol w:w="3397"/>
      </w:tblGrid>
      <w:tr w:rsidR="00D16EA7" w14:paraId="1B947483" w14:textId="77777777">
        <w:trPr>
          <w:jc w:val="center"/>
        </w:trPr>
        <w:tc>
          <w:tcPr>
            <w:tcW w:w="3400" w:type="dxa"/>
            <w:shd w:val="clear" w:color="auto" w:fill="E5F0EF"/>
            <w:tcMar>
              <w:top w:w="65" w:type="dxa"/>
              <w:left w:w="80" w:type="dxa"/>
              <w:bottom w:w="65" w:type="dxa"/>
              <w:right w:w="80" w:type="dxa"/>
            </w:tcMar>
            <w:vAlign w:val="center"/>
          </w:tcPr>
          <w:p w14:paraId="5D04CE9F" w14:textId="77777777" w:rsidR="00D16EA7" w:rsidRDefault="008C0782">
            <w:pPr>
              <w:spacing w:after="20" w:line="240" w:lineRule="auto"/>
            </w:pPr>
            <w:r>
              <w:rPr>
                <w:b/>
                <w:sz w:val="14"/>
              </w:rPr>
              <w:t>Wskaźnik użyteczności</w:t>
            </w:r>
          </w:p>
        </w:tc>
        <w:tc>
          <w:tcPr>
            <w:tcW w:w="3400" w:type="dxa"/>
            <w:shd w:val="clear" w:color="auto" w:fill="E5F0EF"/>
            <w:tcMar>
              <w:top w:w="65" w:type="dxa"/>
              <w:left w:w="80" w:type="dxa"/>
              <w:bottom w:w="65" w:type="dxa"/>
              <w:right w:w="80" w:type="dxa"/>
            </w:tcMar>
            <w:vAlign w:val="center"/>
          </w:tcPr>
          <w:p w14:paraId="1C778AA6" w14:textId="77777777" w:rsidR="00D16EA7" w:rsidRDefault="008C0782">
            <w:pPr>
              <w:spacing w:after="20" w:line="240" w:lineRule="auto"/>
            </w:pPr>
            <w:r>
              <w:rPr>
                <w:b/>
                <w:sz w:val="14"/>
              </w:rPr>
              <w:t>Sposób pomiaru</w:t>
            </w:r>
          </w:p>
        </w:tc>
        <w:tc>
          <w:tcPr>
            <w:tcW w:w="3400" w:type="dxa"/>
            <w:shd w:val="clear" w:color="auto" w:fill="E5F0EF"/>
            <w:tcMar>
              <w:top w:w="65" w:type="dxa"/>
              <w:left w:w="80" w:type="dxa"/>
              <w:bottom w:w="65" w:type="dxa"/>
              <w:right w:w="80" w:type="dxa"/>
            </w:tcMar>
            <w:vAlign w:val="center"/>
          </w:tcPr>
          <w:p w14:paraId="310EB076" w14:textId="77777777" w:rsidR="00D16EA7" w:rsidRDefault="008C0782">
            <w:pPr>
              <w:spacing w:after="20" w:line="240" w:lineRule="auto"/>
            </w:pPr>
            <w:r>
              <w:rPr>
                <w:b/>
                <w:sz w:val="14"/>
              </w:rPr>
              <w:t>Proponowany próg</w:t>
            </w:r>
          </w:p>
        </w:tc>
      </w:tr>
      <w:tr w:rsidR="00D16EA7" w:rsidRPr="005F3CE1" w14:paraId="570C90CD" w14:textId="77777777">
        <w:trPr>
          <w:jc w:val="center"/>
        </w:trPr>
        <w:tc>
          <w:tcPr>
            <w:tcW w:w="3400" w:type="dxa"/>
            <w:tcMar>
              <w:top w:w="65" w:type="dxa"/>
              <w:left w:w="80" w:type="dxa"/>
              <w:bottom w:w="65" w:type="dxa"/>
              <w:right w:w="80" w:type="dxa"/>
            </w:tcMar>
            <w:vAlign w:val="center"/>
          </w:tcPr>
          <w:p w14:paraId="294690AB" w14:textId="77777777" w:rsidR="00D16EA7" w:rsidRDefault="008C0782">
            <w:pPr>
              <w:spacing w:after="20" w:line="240" w:lineRule="auto"/>
            </w:pPr>
            <w:r>
              <w:rPr>
                <w:b/>
                <w:sz w:val="14"/>
              </w:rPr>
              <w:lastRenderedPageBreak/>
              <w:t>Wartość dodatkowa</w:t>
            </w:r>
          </w:p>
        </w:tc>
        <w:tc>
          <w:tcPr>
            <w:tcW w:w="3400" w:type="dxa"/>
            <w:tcMar>
              <w:top w:w="65" w:type="dxa"/>
              <w:left w:w="80" w:type="dxa"/>
              <w:bottom w:w="65" w:type="dxa"/>
              <w:right w:w="80" w:type="dxa"/>
            </w:tcMar>
            <w:vAlign w:val="center"/>
          </w:tcPr>
          <w:p w14:paraId="1328CA1D" w14:textId="77777777" w:rsidR="00D16EA7" w:rsidRPr="00C93A22" w:rsidRDefault="008C0782">
            <w:pPr>
              <w:spacing w:after="20" w:line="240" w:lineRule="auto"/>
              <w:rPr>
                <w:lang w:val="pl-PL"/>
              </w:rPr>
            </w:pPr>
            <w:r w:rsidRPr="00C93A22">
              <w:rPr>
                <w:sz w:val="14"/>
                <w:lang w:val="pl-PL"/>
              </w:rPr>
              <w:t>terapeuta ocenia, czy raport wniósł nową lub porządkującą informację oraz czy był wart wykorzystania w rozmowie</w:t>
            </w:r>
          </w:p>
        </w:tc>
        <w:tc>
          <w:tcPr>
            <w:tcW w:w="3400" w:type="dxa"/>
            <w:tcMar>
              <w:top w:w="65" w:type="dxa"/>
              <w:left w:w="80" w:type="dxa"/>
              <w:bottom w:w="65" w:type="dxa"/>
              <w:right w:w="80" w:type="dxa"/>
            </w:tcMar>
            <w:vAlign w:val="center"/>
          </w:tcPr>
          <w:p w14:paraId="1EDE73C8" w14:textId="77777777" w:rsidR="00D16EA7" w:rsidRPr="00C93A22" w:rsidRDefault="008C0782">
            <w:pPr>
              <w:spacing w:after="20" w:line="240" w:lineRule="auto"/>
              <w:rPr>
                <w:lang w:val="pl-PL"/>
              </w:rPr>
            </w:pPr>
            <w:r w:rsidRPr="00C93A22">
              <w:rPr>
                <w:sz w:val="14"/>
                <w:lang w:val="pl-PL"/>
              </w:rPr>
              <w:t>co najmniej 70% terapeutów potwierdza wartość dodatkową produktu; analiza raportów przedstawiana pomocniczo</w:t>
            </w:r>
          </w:p>
        </w:tc>
      </w:tr>
      <w:tr w:rsidR="00D16EA7" w14:paraId="19DE2195" w14:textId="77777777">
        <w:trPr>
          <w:jc w:val="center"/>
        </w:trPr>
        <w:tc>
          <w:tcPr>
            <w:tcW w:w="3400" w:type="dxa"/>
            <w:tcMar>
              <w:top w:w="65" w:type="dxa"/>
              <w:left w:w="80" w:type="dxa"/>
              <w:bottom w:w="65" w:type="dxa"/>
              <w:right w:w="80" w:type="dxa"/>
            </w:tcMar>
            <w:vAlign w:val="center"/>
          </w:tcPr>
          <w:p w14:paraId="181BFDD0" w14:textId="77777777" w:rsidR="00D16EA7" w:rsidRDefault="008C0782">
            <w:pPr>
              <w:spacing w:after="20" w:line="240" w:lineRule="auto"/>
            </w:pPr>
            <w:r>
              <w:rPr>
                <w:b/>
                <w:sz w:val="14"/>
              </w:rPr>
              <w:t>Poprawność rozumienia</w:t>
            </w:r>
          </w:p>
        </w:tc>
        <w:tc>
          <w:tcPr>
            <w:tcW w:w="3400" w:type="dxa"/>
            <w:tcMar>
              <w:top w:w="65" w:type="dxa"/>
              <w:left w:w="80" w:type="dxa"/>
              <w:bottom w:w="65" w:type="dxa"/>
              <w:right w:w="80" w:type="dxa"/>
            </w:tcMar>
            <w:vAlign w:val="center"/>
          </w:tcPr>
          <w:p w14:paraId="04E4D947" w14:textId="77777777" w:rsidR="00D16EA7" w:rsidRDefault="008C0782">
            <w:pPr>
              <w:spacing w:after="20" w:line="240" w:lineRule="auto"/>
            </w:pPr>
            <w:r>
              <w:rPr>
                <w:sz w:val="14"/>
              </w:rPr>
              <w:t>standaryzowane zadania interpretacyjne</w:t>
            </w:r>
          </w:p>
        </w:tc>
        <w:tc>
          <w:tcPr>
            <w:tcW w:w="3400" w:type="dxa"/>
            <w:tcMar>
              <w:top w:w="65" w:type="dxa"/>
              <w:left w:w="80" w:type="dxa"/>
              <w:bottom w:w="65" w:type="dxa"/>
              <w:right w:w="80" w:type="dxa"/>
            </w:tcMar>
            <w:vAlign w:val="center"/>
          </w:tcPr>
          <w:p w14:paraId="5A701B8F" w14:textId="77777777" w:rsidR="00D16EA7" w:rsidRDefault="008C0782">
            <w:pPr>
              <w:spacing w:after="20" w:line="240" w:lineRule="auto"/>
            </w:pPr>
            <w:r>
              <w:rPr>
                <w:sz w:val="14"/>
              </w:rPr>
              <w:t>co najmniej 90% poprawnych interpretacji</w:t>
            </w:r>
          </w:p>
        </w:tc>
      </w:tr>
      <w:tr w:rsidR="00D16EA7" w:rsidRPr="005F3CE1" w14:paraId="028C349F" w14:textId="77777777">
        <w:trPr>
          <w:jc w:val="center"/>
        </w:trPr>
        <w:tc>
          <w:tcPr>
            <w:tcW w:w="3400" w:type="dxa"/>
            <w:tcMar>
              <w:top w:w="65" w:type="dxa"/>
              <w:left w:w="80" w:type="dxa"/>
              <w:bottom w:w="65" w:type="dxa"/>
              <w:right w:w="80" w:type="dxa"/>
            </w:tcMar>
            <w:vAlign w:val="center"/>
          </w:tcPr>
          <w:p w14:paraId="79BB026E" w14:textId="77777777" w:rsidR="00D16EA7" w:rsidRDefault="008C0782">
            <w:pPr>
              <w:spacing w:after="20" w:line="240" w:lineRule="auto"/>
            </w:pPr>
            <w:r>
              <w:rPr>
                <w:b/>
                <w:sz w:val="14"/>
              </w:rPr>
              <w:t>Nieuprawniona interpretacja diagnostyczna</w:t>
            </w:r>
          </w:p>
        </w:tc>
        <w:tc>
          <w:tcPr>
            <w:tcW w:w="3400" w:type="dxa"/>
            <w:tcMar>
              <w:top w:w="65" w:type="dxa"/>
              <w:left w:w="80" w:type="dxa"/>
              <w:bottom w:w="65" w:type="dxa"/>
              <w:right w:w="80" w:type="dxa"/>
            </w:tcMar>
            <w:vAlign w:val="center"/>
          </w:tcPr>
          <w:p w14:paraId="165923BC" w14:textId="77777777" w:rsidR="00D16EA7" w:rsidRPr="00C93A22" w:rsidRDefault="008C0782">
            <w:pPr>
              <w:spacing w:after="20" w:line="240" w:lineRule="auto"/>
              <w:rPr>
                <w:lang w:val="pl-PL"/>
              </w:rPr>
            </w:pPr>
            <w:r w:rsidRPr="00C93A22">
              <w:rPr>
                <w:sz w:val="14"/>
                <w:lang w:val="pl-PL"/>
              </w:rPr>
              <w:t>pytania sprawdzające, czy terapeuta wyciąga z raportu wniosek o diagnozie lub przyczynie</w:t>
            </w:r>
          </w:p>
        </w:tc>
        <w:tc>
          <w:tcPr>
            <w:tcW w:w="3400" w:type="dxa"/>
            <w:tcMar>
              <w:top w:w="65" w:type="dxa"/>
              <w:left w:w="80" w:type="dxa"/>
              <w:bottom w:w="65" w:type="dxa"/>
              <w:right w:w="80" w:type="dxa"/>
            </w:tcMar>
            <w:vAlign w:val="center"/>
          </w:tcPr>
          <w:p w14:paraId="74BC9AD1" w14:textId="77777777" w:rsidR="00D16EA7" w:rsidRPr="00C93A22" w:rsidRDefault="008C0782">
            <w:pPr>
              <w:spacing w:after="20" w:line="240" w:lineRule="auto"/>
              <w:rPr>
                <w:lang w:val="pl-PL"/>
              </w:rPr>
            </w:pPr>
            <w:r w:rsidRPr="00C93A22">
              <w:rPr>
                <w:sz w:val="14"/>
                <w:lang w:val="pl-PL"/>
              </w:rPr>
              <w:t>nie więcej niż 10% błędnych interpretacji</w:t>
            </w:r>
          </w:p>
        </w:tc>
      </w:tr>
      <w:tr w:rsidR="00D16EA7" w:rsidRPr="005F3CE1" w14:paraId="7845878D" w14:textId="77777777">
        <w:trPr>
          <w:jc w:val="center"/>
        </w:trPr>
        <w:tc>
          <w:tcPr>
            <w:tcW w:w="3400" w:type="dxa"/>
            <w:tcMar>
              <w:top w:w="65" w:type="dxa"/>
              <w:left w:w="80" w:type="dxa"/>
              <w:bottom w:w="65" w:type="dxa"/>
              <w:right w:w="80" w:type="dxa"/>
            </w:tcMar>
            <w:vAlign w:val="center"/>
          </w:tcPr>
          <w:p w14:paraId="57CB726E" w14:textId="77777777" w:rsidR="00D16EA7" w:rsidRDefault="008C0782">
            <w:pPr>
              <w:spacing w:after="20" w:line="240" w:lineRule="auto"/>
            </w:pPr>
            <w:r>
              <w:rPr>
                <w:b/>
                <w:sz w:val="14"/>
              </w:rPr>
              <w:t>Czas odczytu</w:t>
            </w:r>
          </w:p>
        </w:tc>
        <w:tc>
          <w:tcPr>
            <w:tcW w:w="3400" w:type="dxa"/>
            <w:tcMar>
              <w:top w:w="65" w:type="dxa"/>
              <w:left w:w="80" w:type="dxa"/>
              <w:bottom w:w="65" w:type="dxa"/>
              <w:right w:w="80" w:type="dxa"/>
            </w:tcMar>
            <w:vAlign w:val="center"/>
          </w:tcPr>
          <w:p w14:paraId="32F1C86C" w14:textId="77777777" w:rsidR="00D16EA7" w:rsidRPr="00C93A22" w:rsidRDefault="008C0782">
            <w:pPr>
              <w:spacing w:after="20" w:line="240" w:lineRule="auto"/>
              <w:rPr>
                <w:lang w:val="pl-PL"/>
              </w:rPr>
            </w:pPr>
            <w:r w:rsidRPr="00C93A22">
              <w:rPr>
                <w:sz w:val="14"/>
                <w:lang w:val="pl-PL"/>
              </w:rPr>
              <w:t>automatyczny pomiar czasu potrzebnego na podstawową interpretację</w:t>
            </w:r>
          </w:p>
        </w:tc>
        <w:tc>
          <w:tcPr>
            <w:tcW w:w="3400" w:type="dxa"/>
            <w:tcMar>
              <w:top w:w="65" w:type="dxa"/>
              <w:left w:w="80" w:type="dxa"/>
              <w:bottom w:w="65" w:type="dxa"/>
              <w:right w:w="80" w:type="dxa"/>
            </w:tcMar>
            <w:vAlign w:val="center"/>
          </w:tcPr>
          <w:p w14:paraId="00A29547" w14:textId="77777777" w:rsidR="00D16EA7" w:rsidRPr="00C93A22" w:rsidRDefault="008C0782">
            <w:pPr>
              <w:spacing w:after="20" w:line="240" w:lineRule="auto"/>
              <w:rPr>
                <w:lang w:val="pl-PL"/>
              </w:rPr>
            </w:pPr>
            <w:r w:rsidRPr="00C93A22">
              <w:rPr>
                <w:sz w:val="14"/>
                <w:lang w:val="pl-PL"/>
              </w:rPr>
              <w:t>mediana nie większa niż 2 minuty</w:t>
            </w:r>
          </w:p>
        </w:tc>
      </w:tr>
      <w:tr w:rsidR="00D16EA7" w:rsidRPr="005F3CE1" w14:paraId="06169479" w14:textId="77777777">
        <w:trPr>
          <w:jc w:val="center"/>
        </w:trPr>
        <w:tc>
          <w:tcPr>
            <w:tcW w:w="3400" w:type="dxa"/>
            <w:tcMar>
              <w:top w:w="65" w:type="dxa"/>
              <w:left w:w="80" w:type="dxa"/>
              <w:bottom w:w="65" w:type="dxa"/>
              <w:right w:w="80" w:type="dxa"/>
            </w:tcMar>
            <w:vAlign w:val="center"/>
          </w:tcPr>
          <w:p w14:paraId="1E6E265C" w14:textId="77777777" w:rsidR="00D16EA7" w:rsidRDefault="008C0782">
            <w:pPr>
              <w:spacing w:after="20" w:line="240" w:lineRule="auto"/>
            </w:pPr>
            <w:r>
              <w:rPr>
                <w:b/>
                <w:sz w:val="14"/>
              </w:rPr>
              <w:t>Chęć regularnego stosowania</w:t>
            </w:r>
          </w:p>
        </w:tc>
        <w:tc>
          <w:tcPr>
            <w:tcW w:w="3400" w:type="dxa"/>
            <w:tcMar>
              <w:top w:w="65" w:type="dxa"/>
              <w:left w:w="80" w:type="dxa"/>
              <w:bottom w:w="65" w:type="dxa"/>
              <w:right w:w="80" w:type="dxa"/>
            </w:tcMar>
            <w:vAlign w:val="center"/>
          </w:tcPr>
          <w:p w14:paraId="02C2594A" w14:textId="77777777" w:rsidR="00D16EA7" w:rsidRDefault="008C0782">
            <w:pPr>
              <w:spacing w:after="20" w:line="240" w:lineRule="auto"/>
            </w:pPr>
            <w:r>
              <w:rPr>
                <w:sz w:val="14"/>
              </w:rPr>
              <w:t>ocena końcowa terapeuty</w:t>
            </w:r>
          </w:p>
        </w:tc>
        <w:tc>
          <w:tcPr>
            <w:tcW w:w="3400" w:type="dxa"/>
            <w:tcMar>
              <w:top w:w="65" w:type="dxa"/>
              <w:left w:w="80" w:type="dxa"/>
              <w:bottom w:w="65" w:type="dxa"/>
              <w:right w:w="80" w:type="dxa"/>
            </w:tcMar>
            <w:vAlign w:val="center"/>
          </w:tcPr>
          <w:p w14:paraId="74E81265" w14:textId="77777777" w:rsidR="00D16EA7" w:rsidRPr="00C93A22" w:rsidRDefault="008C0782">
            <w:pPr>
              <w:spacing w:after="20" w:line="240" w:lineRule="auto"/>
              <w:rPr>
                <w:lang w:val="pl-PL"/>
              </w:rPr>
            </w:pPr>
            <w:r w:rsidRPr="00C93A22">
              <w:rPr>
                <w:sz w:val="14"/>
                <w:lang w:val="pl-PL"/>
              </w:rPr>
              <w:t>co najmniej 60% deklaruje chęć regularnego korzystania</w:t>
            </w:r>
          </w:p>
        </w:tc>
      </w:tr>
      <w:tr w:rsidR="00D16EA7" w:rsidRPr="005F3CE1" w14:paraId="4339849D" w14:textId="77777777">
        <w:trPr>
          <w:jc w:val="center"/>
        </w:trPr>
        <w:tc>
          <w:tcPr>
            <w:tcW w:w="3400" w:type="dxa"/>
            <w:tcMar>
              <w:top w:w="65" w:type="dxa"/>
              <w:left w:w="80" w:type="dxa"/>
              <w:bottom w:w="65" w:type="dxa"/>
              <w:right w:w="80" w:type="dxa"/>
            </w:tcMar>
            <w:vAlign w:val="center"/>
          </w:tcPr>
          <w:p w14:paraId="2B4AA007" w14:textId="77777777" w:rsidR="00D16EA7" w:rsidRDefault="008C0782">
            <w:pPr>
              <w:spacing w:after="20" w:line="240" w:lineRule="auto"/>
            </w:pPr>
            <w:r>
              <w:rPr>
                <w:b/>
                <w:sz w:val="14"/>
              </w:rPr>
              <w:t>Wpływ na rozmowę</w:t>
            </w:r>
          </w:p>
        </w:tc>
        <w:tc>
          <w:tcPr>
            <w:tcW w:w="3400" w:type="dxa"/>
            <w:tcMar>
              <w:top w:w="65" w:type="dxa"/>
              <w:left w:w="80" w:type="dxa"/>
              <w:bottom w:w="65" w:type="dxa"/>
              <w:right w:w="80" w:type="dxa"/>
            </w:tcMar>
            <w:vAlign w:val="center"/>
          </w:tcPr>
          <w:p w14:paraId="68E9FD9D" w14:textId="77777777" w:rsidR="00D16EA7" w:rsidRPr="00C93A22" w:rsidRDefault="008C0782">
            <w:pPr>
              <w:spacing w:after="20" w:line="240" w:lineRule="auto"/>
              <w:rPr>
                <w:lang w:val="pl-PL"/>
              </w:rPr>
            </w:pPr>
            <w:r w:rsidRPr="00C93A22">
              <w:rPr>
                <w:sz w:val="14"/>
                <w:lang w:val="pl-PL"/>
              </w:rPr>
              <w:t>po wybranych raportach terapeuta wskazuje, czy raport zwrócił uwagę na obszar podjęty lub warty podjęcia na sesji</w:t>
            </w:r>
          </w:p>
        </w:tc>
        <w:tc>
          <w:tcPr>
            <w:tcW w:w="3400" w:type="dxa"/>
            <w:tcMar>
              <w:top w:w="65" w:type="dxa"/>
              <w:left w:w="80" w:type="dxa"/>
              <w:bottom w:w="65" w:type="dxa"/>
              <w:right w:w="80" w:type="dxa"/>
            </w:tcMar>
            <w:vAlign w:val="center"/>
          </w:tcPr>
          <w:p w14:paraId="73B35E67" w14:textId="77777777" w:rsidR="00D16EA7" w:rsidRPr="00C93A22" w:rsidRDefault="008C0782">
            <w:pPr>
              <w:spacing w:after="20" w:line="240" w:lineRule="auto"/>
              <w:rPr>
                <w:lang w:val="pl-PL"/>
              </w:rPr>
            </w:pPr>
            <w:r w:rsidRPr="00C93A22">
              <w:rPr>
                <w:sz w:val="14"/>
                <w:lang w:val="pl-PL"/>
              </w:rPr>
              <w:t>wynik opisowy i porównanie pomiędzy rodzajami raportów</w:t>
            </w:r>
          </w:p>
        </w:tc>
      </w:tr>
    </w:tbl>
    <w:p w14:paraId="10A143CB" w14:textId="77777777" w:rsidR="00D16EA7" w:rsidRPr="00C93A22" w:rsidRDefault="008C0782">
      <w:pPr>
        <w:rPr>
          <w:lang w:val="pl-PL"/>
        </w:rPr>
      </w:pPr>
      <w:r w:rsidRPr="00C93A22">
        <w:rPr>
          <w:lang w:val="pl-PL"/>
        </w:rPr>
        <w:t>Badanie użyteczności nie ma odpowiadać na pytanie, czy panel zwiększa skuteczność psychoterapii. Do takiego wniosku potrzebne byłoby oddzielne badanie skuteczności z projektem przyczynowym. W projekcie oceniana jest wartość informacji w procesie terapeutycznym, jej rozumienie, obciążenie użytkownika i możliwość regularnego stosowania.</w:t>
      </w:r>
    </w:p>
    <w:p w14:paraId="15B28489" w14:textId="77777777" w:rsidR="00D16EA7" w:rsidRPr="00C93A22" w:rsidRDefault="008C0782">
      <w:pPr>
        <w:pStyle w:val="Heading1"/>
        <w:rPr>
          <w:lang w:val="pl-PL"/>
        </w:rPr>
      </w:pPr>
      <w:r w:rsidRPr="00C93A22">
        <w:rPr>
          <w:lang w:val="pl-PL"/>
        </w:rPr>
        <w:t>14. Warstwa Prognozowania</w:t>
      </w:r>
    </w:p>
    <w:p w14:paraId="7C9341AD" w14:textId="77777777" w:rsidR="00D16EA7" w:rsidRPr="00C93A22" w:rsidRDefault="008C0782">
      <w:pPr>
        <w:rPr>
          <w:lang w:val="pl-PL"/>
        </w:rPr>
      </w:pPr>
      <w:r w:rsidRPr="00C93A22">
        <w:rPr>
          <w:lang w:val="pl-PL"/>
        </w:rPr>
        <w:t>Analiza prognozowania będzie prowadzona wyłącznie na danych z okresów, w których terapeuta nie widział panelu. Dla każdego punktu czasu można używać tylko danych zebranych do tego momentu. Wyniki dotyczące kolejnych 7 lub 14 dni nie mogą być wykorzystywane przy tworzeniu cech opisujących wcześniejszy okres.</w:t>
      </w:r>
    </w:p>
    <w:p w14:paraId="384B75BF" w14:textId="77777777" w:rsidR="00D16EA7" w:rsidRPr="00C93A22" w:rsidRDefault="008C0782">
      <w:pPr>
        <w:rPr>
          <w:lang w:val="pl-PL"/>
        </w:rPr>
      </w:pPr>
      <w:r w:rsidRPr="00C93A22">
        <w:rPr>
          <w:lang w:val="pl-PL"/>
        </w:rPr>
        <w:t>Prognozowane zdarzenie to przyszłe istotne pogorszenie zdefiniowane według tego samego niezależnego standardu referencyjnego. Analizowane będą poziom, trend, zmienność, regularność, tempo zmiany i punkty nagłej zmiany w oknach 7-, 14- i 28-dniowych.</w:t>
      </w:r>
    </w:p>
    <w:p w14:paraId="41F0E971" w14:textId="77777777" w:rsidR="00D16EA7" w:rsidRPr="00C93A22" w:rsidRDefault="008C0782">
      <w:pPr>
        <w:rPr>
          <w:lang w:val="pl-PL"/>
        </w:rPr>
      </w:pPr>
      <w:r w:rsidRPr="00C93A22">
        <w:rPr>
          <w:lang w:val="pl-PL"/>
        </w:rPr>
        <w:t>Prognozowanie jest celem eksploracyjnym. Jeżeli liczba niezależnych epizodów pogorszenia będzie mniejsza niż 30, wyniki pozostaną opisowe. Przy większej liczbie zdarzeń zostaną oszacowane czułość, dodatnia wartość predykcyjna, kalibracja, liczba fałszywych sygnałów na osobę w miesiącu i czas wyprzedzenia. Nawet pozytywny wynik tego etapu nie będzie automatycznie oznaczał gotowości funkcji prognostycznej do wdrożenia; wymagałaby ona odrębnej, prospektywnej walidacji zamrożonego modelu.</w:t>
      </w:r>
    </w:p>
    <w:p w14:paraId="523871B6" w14:textId="77777777" w:rsidR="00D16EA7" w:rsidRPr="00C93A22" w:rsidRDefault="008C0782">
      <w:pPr>
        <w:pStyle w:val="Heading1"/>
        <w:rPr>
          <w:lang w:val="pl-PL"/>
        </w:rPr>
      </w:pPr>
      <w:r w:rsidRPr="00C93A22">
        <w:rPr>
          <w:lang w:val="pl-PL"/>
        </w:rPr>
        <w:t>15. Zaślepienie, wpływ informacji o badaniu i etyka pomiaru</w:t>
      </w:r>
    </w:p>
    <w:p w14:paraId="5A6F2EE7" w14:textId="77777777" w:rsidR="00D16EA7" w:rsidRPr="00C93A22" w:rsidRDefault="008C0782">
      <w:pPr>
        <w:rPr>
          <w:lang w:val="pl-PL"/>
        </w:rPr>
      </w:pPr>
      <w:r w:rsidRPr="00C93A22">
        <w:rPr>
          <w:lang w:val="pl-PL"/>
        </w:rPr>
        <w:t>Uczestnik otrzyma pełną informację niezbędną do świadomej zgody: cel badania, kategorie zbieranych danych, częstotliwość, czas obserwacji, ryzyka, sposób ochrony danych i prawo do wycofania zgody. Nie będzie natomiast otrzymywał szczegółowych hipotez kierunkowych, np. informacji, że określony spadek aktywności jest oczekiwanym sygnałem pogorszenia, ponieważ mogłoby to prowadzić do celowej zmiany zachowania.</w:t>
      </w:r>
    </w:p>
    <w:p w14:paraId="7667414F" w14:textId="77777777" w:rsidR="00D16EA7" w:rsidRPr="00C93A22" w:rsidRDefault="008C0782">
      <w:pPr>
        <w:rPr>
          <w:lang w:val="pl-PL"/>
        </w:rPr>
      </w:pPr>
      <w:r w:rsidRPr="00C93A22">
        <w:rPr>
          <w:lang w:val="pl-PL"/>
        </w:rPr>
        <w:t>W fazie trafności uczestnik nie będzie otrzymywał interpretacyjnych komunikatów o swoim wyniku cyfrowym, a terapeuta nie będzie miał dostępu do panelu. Ma to ograniczyć reaktywność pomiaru i zapobiec wpływowi systemu na terapię przed zakończeniem walidacji.</w:t>
      </w:r>
    </w:p>
    <w:p w14:paraId="72417B64" w14:textId="77777777" w:rsidR="00D16EA7" w:rsidRPr="00C93A22" w:rsidRDefault="008C0782">
      <w:pPr>
        <w:rPr>
          <w:lang w:val="pl-PL"/>
        </w:rPr>
      </w:pPr>
      <w:r w:rsidRPr="00C93A22">
        <w:rPr>
          <w:lang w:val="pl-PL"/>
        </w:rPr>
        <w:t>Jeżeli w aktywnych samoocenach zostaną utrzymane pytania mogące ujawniać ryzyko samouszkodzenia lub inny stan wymagający interwencji, przed rozpoczęciem badania zostanie zatwierdzona osobna procedura bezpieczeństwa. Aplikacja pasywna sama w sobie nie będzie przedstawiana jako system całodobowej interwencji kryzysowej.</w:t>
      </w:r>
    </w:p>
    <w:p w14:paraId="5527A9BB" w14:textId="77777777" w:rsidR="00D16EA7" w:rsidRPr="00C93A22" w:rsidRDefault="008C0782">
      <w:pPr>
        <w:pStyle w:val="Heading1"/>
        <w:rPr>
          <w:lang w:val="pl-PL"/>
        </w:rPr>
      </w:pPr>
      <w:r w:rsidRPr="00C93A22">
        <w:rPr>
          <w:lang w:val="pl-PL"/>
        </w:rPr>
        <w:t>16. Co badanie będzie mogło wykazać, a czego nie</w:t>
      </w:r>
    </w:p>
    <w:tbl>
      <w:tblPr>
        <w:tblStyle w:val="TableGrid"/>
        <w:tblW w:w="0" w:type="auto"/>
        <w:jc w:val="center"/>
        <w:tblLook w:val="04A0" w:firstRow="1" w:lastRow="0" w:firstColumn="1" w:lastColumn="0" w:noHBand="0" w:noVBand="1"/>
      </w:tblPr>
      <w:tblGrid>
        <w:gridCol w:w="5095"/>
        <w:gridCol w:w="5095"/>
      </w:tblGrid>
      <w:tr w:rsidR="00D16EA7" w:rsidRPr="005F3CE1" w14:paraId="5E2CBA47" w14:textId="77777777">
        <w:trPr>
          <w:jc w:val="center"/>
        </w:trPr>
        <w:tc>
          <w:tcPr>
            <w:tcW w:w="5100" w:type="dxa"/>
            <w:shd w:val="clear" w:color="auto" w:fill="E6EEF5"/>
            <w:tcMar>
              <w:top w:w="65" w:type="dxa"/>
              <w:left w:w="80" w:type="dxa"/>
              <w:bottom w:w="65" w:type="dxa"/>
              <w:right w:w="80" w:type="dxa"/>
            </w:tcMar>
            <w:vAlign w:val="center"/>
          </w:tcPr>
          <w:p w14:paraId="6DA75541" w14:textId="77777777" w:rsidR="00D16EA7" w:rsidRDefault="008C0782">
            <w:pPr>
              <w:spacing w:after="20" w:line="240" w:lineRule="auto"/>
            </w:pPr>
            <w:r>
              <w:rPr>
                <w:b/>
                <w:sz w:val="15"/>
              </w:rPr>
              <w:t>Badanie może wykazać</w:t>
            </w:r>
          </w:p>
        </w:tc>
        <w:tc>
          <w:tcPr>
            <w:tcW w:w="5100" w:type="dxa"/>
            <w:shd w:val="clear" w:color="auto" w:fill="E6EEF5"/>
            <w:tcMar>
              <w:top w:w="65" w:type="dxa"/>
              <w:left w:w="80" w:type="dxa"/>
              <w:bottom w:w="65" w:type="dxa"/>
              <w:right w:w="80" w:type="dxa"/>
            </w:tcMar>
            <w:vAlign w:val="center"/>
          </w:tcPr>
          <w:p w14:paraId="477E9526" w14:textId="77777777" w:rsidR="00D16EA7" w:rsidRPr="00C93A22" w:rsidRDefault="008C0782">
            <w:pPr>
              <w:spacing w:after="20" w:line="240" w:lineRule="auto"/>
              <w:rPr>
                <w:lang w:val="pl-PL"/>
              </w:rPr>
            </w:pPr>
            <w:r w:rsidRPr="00C93A22">
              <w:rPr>
                <w:b/>
                <w:sz w:val="15"/>
                <w:lang w:val="pl-PL"/>
              </w:rPr>
              <w:t>Badanie nie będzie podstawą do stwierdzenia</w:t>
            </w:r>
          </w:p>
        </w:tc>
      </w:tr>
      <w:tr w:rsidR="00D16EA7" w:rsidRPr="005F3CE1" w14:paraId="742D87CC" w14:textId="77777777">
        <w:trPr>
          <w:jc w:val="center"/>
        </w:trPr>
        <w:tc>
          <w:tcPr>
            <w:tcW w:w="5100" w:type="dxa"/>
            <w:tcMar>
              <w:top w:w="65" w:type="dxa"/>
              <w:left w:w="80" w:type="dxa"/>
              <w:bottom w:w="65" w:type="dxa"/>
              <w:right w:w="80" w:type="dxa"/>
            </w:tcMar>
            <w:vAlign w:val="center"/>
          </w:tcPr>
          <w:p w14:paraId="74F33013" w14:textId="77777777" w:rsidR="00D16EA7" w:rsidRPr="00C93A22" w:rsidRDefault="008C0782">
            <w:pPr>
              <w:spacing w:after="20" w:line="240" w:lineRule="auto"/>
              <w:rPr>
                <w:lang w:val="pl-PL"/>
              </w:rPr>
            </w:pPr>
            <w:r w:rsidRPr="00C93A22">
              <w:rPr>
                <w:sz w:val="15"/>
                <w:lang w:val="pl-PL"/>
              </w:rPr>
              <w:t>czy cyfrowe wzorce zachowania odzwierciedlają zmianę dobrostanu i funkcjonowania;</w:t>
            </w:r>
          </w:p>
        </w:tc>
        <w:tc>
          <w:tcPr>
            <w:tcW w:w="5100" w:type="dxa"/>
            <w:tcMar>
              <w:top w:w="65" w:type="dxa"/>
              <w:left w:w="80" w:type="dxa"/>
              <w:bottom w:w="65" w:type="dxa"/>
              <w:right w:w="80" w:type="dxa"/>
            </w:tcMar>
            <w:vAlign w:val="center"/>
          </w:tcPr>
          <w:p w14:paraId="30883387" w14:textId="77777777" w:rsidR="00D16EA7" w:rsidRPr="00C93A22" w:rsidRDefault="008C0782">
            <w:pPr>
              <w:spacing w:after="20" w:line="240" w:lineRule="auto"/>
              <w:rPr>
                <w:lang w:val="pl-PL"/>
              </w:rPr>
            </w:pPr>
            <w:r w:rsidRPr="00C93A22">
              <w:rPr>
                <w:sz w:val="15"/>
                <w:lang w:val="pl-PL"/>
              </w:rPr>
              <w:t>czy pacjent ma depresję lub inne zaburzenie psychiczne;</w:t>
            </w:r>
          </w:p>
        </w:tc>
      </w:tr>
      <w:tr w:rsidR="00D16EA7" w14:paraId="5C3BE0AC" w14:textId="77777777">
        <w:trPr>
          <w:jc w:val="center"/>
        </w:trPr>
        <w:tc>
          <w:tcPr>
            <w:tcW w:w="5100" w:type="dxa"/>
            <w:tcMar>
              <w:top w:w="65" w:type="dxa"/>
              <w:left w:w="80" w:type="dxa"/>
              <w:bottom w:w="65" w:type="dxa"/>
              <w:right w:w="80" w:type="dxa"/>
            </w:tcMar>
            <w:vAlign w:val="center"/>
          </w:tcPr>
          <w:p w14:paraId="11BFA170" w14:textId="77777777" w:rsidR="00D16EA7" w:rsidRDefault="008C0782">
            <w:pPr>
              <w:spacing w:after="20" w:line="240" w:lineRule="auto"/>
            </w:pPr>
            <w:r>
              <w:rPr>
                <w:sz w:val="15"/>
              </w:rPr>
              <w:t>czy personalizacja poprawia pomiar;</w:t>
            </w:r>
          </w:p>
        </w:tc>
        <w:tc>
          <w:tcPr>
            <w:tcW w:w="5100" w:type="dxa"/>
            <w:tcMar>
              <w:top w:w="65" w:type="dxa"/>
              <w:left w:w="80" w:type="dxa"/>
              <w:bottom w:w="65" w:type="dxa"/>
              <w:right w:w="80" w:type="dxa"/>
            </w:tcMar>
            <w:vAlign w:val="center"/>
          </w:tcPr>
          <w:p w14:paraId="7FA0F09E" w14:textId="77777777" w:rsidR="00D16EA7" w:rsidRDefault="008C0782">
            <w:pPr>
              <w:spacing w:after="20" w:line="240" w:lineRule="auto"/>
            </w:pPr>
            <w:r>
              <w:rPr>
                <w:sz w:val="15"/>
              </w:rPr>
              <w:t>czy psychoterapia jest skuteczna;</w:t>
            </w:r>
          </w:p>
        </w:tc>
      </w:tr>
      <w:tr w:rsidR="00D16EA7" w:rsidRPr="005F3CE1" w14:paraId="4D9FB7EC" w14:textId="77777777">
        <w:trPr>
          <w:jc w:val="center"/>
        </w:trPr>
        <w:tc>
          <w:tcPr>
            <w:tcW w:w="5100" w:type="dxa"/>
            <w:tcMar>
              <w:top w:w="65" w:type="dxa"/>
              <w:left w:w="80" w:type="dxa"/>
              <w:bottom w:w="65" w:type="dxa"/>
              <w:right w:w="80" w:type="dxa"/>
            </w:tcMar>
            <w:vAlign w:val="center"/>
          </w:tcPr>
          <w:p w14:paraId="00270952" w14:textId="77777777" w:rsidR="00D16EA7" w:rsidRPr="00C93A22" w:rsidRDefault="008C0782">
            <w:pPr>
              <w:spacing w:after="20" w:line="240" w:lineRule="auto"/>
              <w:rPr>
                <w:lang w:val="pl-PL"/>
              </w:rPr>
            </w:pPr>
            <w:r w:rsidRPr="00C93A22">
              <w:rPr>
                <w:sz w:val="15"/>
                <w:lang w:val="pl-PL"/>
              </w:rPr>
              <w:t>czy opaska wnosi wartość ponad smartfon;</w:t>
            </w:r>
          </w:p>
        </w:tc>
        <w:tc>
          <w:tcPr>
            <w:tcW w:w="5100" w:type="dxa"/>
            <w:tcMar>
              <w:top w:w="65" w:type="dxa"/>
              <w:left w:w="80" w:type="dxa"/>
              <w:bottom w:w="65" w:type="dxa"/>
              <w:right w:w="80" w:type="dxa"/>
            </w:tcMar>
            <w:vAlign w:val="center"/>
          </w:tcPr>
          <w:p w14:paraId="749D324D" w14:textId="77777777" w:rsidR="00D16EA7" w:rsidRPr="00C93A22" w:rsidRDefault="008C0782">
            <w:pPr>
              <w:spacing w:after="20" w:line="240" w:lineRule="auto"/>
              <w:rPr>
                <w:lang w:val="pl-PL"/>
              </w:rPr>
            </w:pPr>
            <w:r w:rsidRPr="00C93A22">
              <w:rPr>
                <w:sz w:val="15"/>
                <w:lang w:val="pl-PL"/>
              </w:rPr>
              <w:t>czy konkretny nurt psychoterapii jest skuteczniejszy od innego;</w:t>
            </w:r>
          </w:p>
        </w:tc>
      </w:tr>
      <w:tr w:rsidR="00D16EA7" w:rsidRPr="005F3CE1" w14:paraId="279693BC" w14:textId="77777777">
        <w:trPr>
          <w:jc w:val="center"/>
        </w:trPr>
        <w:tc>
          <w:tcPr>
            <w:tcW w:w="5100" w:type="dxa"/>
            <w:tcMar>
              <w:top w:w="65" w:type="dxa"/>
              <w:left w:w="80" w:type="dxa"/>
              <w:bottom w:w="65" w:type="dxa"/>
              <w:right w:w="80" w:type="dxa"/>
            </w:tcMar>
            <w:vAlign w:val="center"/>
          </w:tcPr>
          <w:p w14:paraId="035FBBDE" w14:textId="77777777" w:rsidR="00D16EA7" w:rsidRPr="00C93A22" w:rsidRDefault="008C0782">
            <w:pPr>
              <w:spacing w:after="20" w:line="240" w:lineRule="auto"/>
              <w:rPr>
                <w:lang w:val="pl-PL"/>
              </w:rPr>
            </w:pPr>
            <w:r w:rsidRPr="00C93A22">
              <w:rPr>
                <w:sz w:val="15"/>
                <w:lang w:val="pl-PL"/>
              </w:rPr>
              <w:t>czy panel jest zrozumiały i użyteczny dla psychoterapeuty;</w:t>
            </w:r>
          </w:p>
        </w:tc>
        <w:tc>
          <w:tcPr>
            <w:tcW w:w="5100" w:type="dxa"/>
            <w:tcMar>
              <w:top w:w="65" w:type="dxa"/>
              <w:left w:w="80" w:type="dxa"/>
              <w:bottom w:w="65" w:type="dxa"/>
              <w:right w:w="80" w:type="dxa"/>
            </w:tcMar>
            <w:vAlign w:val="center"/>
          </w:tcPr>
          <w:p w14:paraId="0AB6F30B" w14:textId="77777777" w:rsidR="00D16EA7" w:rsidRPr="00C93A22" w:rsidRDefault="008C0782">
            <w:pPr>
              <w:spacing w:after="20" w:line="240" w:lineRule="auto"/>
              <w:rPr>
                <w:lang w:val="pl-PL"/>
              </w:rPr>
            </w:pPr>
            <w:r w:rsidRPr="00C93A22">
              <w:rPr>
                <w:sz w:val="15"/>
                <w:lang w:val="pl-PL"/>
              </w:rPr>
              <w:t>czy obserwowana poprawa została spowodowana przez terapię;</w:t>
            </w:r>
          </w:p>
        </w:tc>
      </w:tr>
      <w:tr w:rsidR="00D16EA7" w:rsidRPr="005F3CE1" w14:paraId="088AA37F" w14:textId="77777777">
        <w:trPr>
          <w:jc w:val="center"/>
        </w:trPr>
        <w:tc>
          <w:tcPr>
            <w:tcW w:w="5100" w:type="dxa"/>
            <w:tcMar>
              <w:top w:w="65" w:type="dxa"/>
              <w:left w:w="80" w:type="dxa"/>
              <w:bottom w:w="65" w:type="dxa"/>
              <w:right w:w="80" w:type="dxa"/>
            </w:tcMar>
            <w:vAlign w:val="center"/>
          </w:tcPr>
          <w:p w14:paraId="56AE699D" w14:textId="77777777" w:rsidR="00D16EA7" w:rsidRPr="00C93A22" w:rsidRDefault="008C0782">
            <w:pPr>
              <w:spacing w:after="20" w:line="240" w:lineRule="auto"/>
              <w:rPr>
                <w:lang w:val="pl-PL"/>
              </w:rPr>
            </w:pPr>
            <w:r w:rsidRPr="00C93A22">
              <w:rPr>
                <w:sz w:val="15"/>
                <w:lang w:val="pl-PL"/>
              </w:rPr>
              <w:t>czy w danych istnieją sygnały czasowe poprzedzające pogorszenie.</w:t>
            </w:r>
          </w:p>
        </w:tc>
        <w:tc>
          <w:tcPr>
            <w:tcW w:w="5100" w:type="dxa"/>
            <w:tcMar>
              <w:top w:w="65" w:type="dxa"/>
              <w:left w:w="80" w:type="dxa"/>
              <w:bottom w:w="65" w:type="dxa"/>
              <w:right w:w="80" w:type="dxa"/>
            </w:tcMar>
            <w:vAlign w:val="center"/>
          </w:tcPr>
          <w:p w14:paraId="7C168F76" w14:textId="77777777" w:rsidR="00D16EA7" w:rsidRPr="00C93A22" w:rsidRDefault="008C0782">
            <w:pPr>
              <w:spacing w:after="20" w:line="240" w:lineRule="auto"/>
              <w:rPr>
                <w:lang w:val="pl-PL"/>
              </w:rPr>
            </w:pPr>
            <w:r w:rsidRPr="00C93A22">
              <w:rPr>
                <w:sz w:val="15"/>
                <w:lang w:val="pl-PL"/>
              </w:rPr>
              <w:t>jaką decyzję terapeutyczną należy podjąć na podstawie wyniku.</w:t>
            </w:r>
          </w:p>
        </w:tc>
      </w:tr>
      <w:tr w:rsidR="00D16EA7" w:rsidRPr="005F3CE1" w14:paraId="7B0069CD" w14:textId="77777777">
        <w:trPr>
          <w:jc w:val="center"/>
        </w:trPr>
        <w:tc>
          <w:tcPr>
            <w:tcW w:w="5100" w:type="dxa"/>
            <w:tcMar>
              <w:top w:w="65" w:type="dxa"/>
              <w:left w:w="80" w:type="dxa"/>
              <w:bottom w:w="65" w:type="dxa"/>
              <w:right w:w="80" w:type="dxa"/>
            </w:tcMar>
            <w:vAlign w:val="center"/>
          </w:tcPr>
          <w:p w14:paraId="49AEFBC1" w14:textId="77777777" w:rsidR="00D16EA7" w:rsidRPr="00C93A22" w:rsidRDefault="00D16EA7">
            <w:pPr>
              <w:spacing w:after="20" w:line="240" w:lineRule="auto"/>
              <w:rPr>
                <w:lang w:val="pl-PL"/>
              </w:rPr>
            </w:pPr>
          </w:p>
        </w:tc>
        <w:tc>
          <w:tcPr>
            <w:tcW w:w="5100" w:type="dxa"/>
            <w:tcMar>
              <w:top w:w="65" w:type="dxa"/>
              <w:left w:w="80" w:type="dxa"/>
              <w:bottom w:w="65" w:type="dxa"/>
              <w:right w:w="80" w:type="dxa"/>
            </w:tcMar>
            <w:vAlign w:val="center"/>
          </w:tcPr>
          <w:p w14:paraId="58FCF2EE" w14:textId="77777777" w:rsidR="00D16EA7" w:rsidRPr="00C93A22" w:rsidRDefault="00D16EA7">
            <w:pPr>
              <w:spacing w:after="20" w:line="240" w:lineRule="auto"/>
              <w:rPr>
                <w:lang w:val="pl-PL"/>
              </w:rPr>
            </w:pPr>
          </w:p>
        </w:tc>
      </w:tr>
    </w:tbl>
    <w:p w14:paraId="59E7D967" w14:textId="77777777" w:rsidR="004B52A9" w:rsidRPr="00C93A22" w:rsidRDefault="004B52A9">
      <w:pPr>
        <w:rPr>
          <w:lang w:val="pl-PL"/>
        </w:rPr>
      </w:pPr>
    </w:p>
    <w:sectPr w:rsidR="004B52A9" w:rsidRPr="00C93A22" w:rsidSect="00034616">
      <w:headerReference w:type="default" r:id="rId12"/>
      <w:footerReference w:type="default" r:id="rId13"/>
      <w:pgSz w:w="12240" w:h="15840"/>
      <w:pgMar w:top="907" w:right="1020" w:bottom="850" w:left="10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Microsoft Office User" w:date="2026-08-22T16:56:00Z" w:initials="MOU">
    <w:p w14:paraId="518DC2F6" w14:textId="5AE6DA33" w:rsidR="00621084" w:rsidRDefault="00621084">
      <w:pPr>
        <w:pStyle w:val="CommentText"/>
      </w:pPr>
      <w:r>
        <w:rPr>
          <w:rStyle w:val="CommentReference"/>
        </w:rPr>
        <w:annotationRef/>
      </w:r>
      <w:r>
        <w:t>@Dorota, liczebności do przeliczeń/</w:t>
      </w:r>
    </w:p>
  </w:comment>
  <w:comment w:id="104" w:author="Dorota Frydecka" w:date="2026-08-24T22:30:00Z" w:initials="DF">
    <w:p w14:paraId="13D1A2EA" w14:textId="77777777" w:rsidR="002D2A83" w:rsidRDefault="002D2A83" w:rsidP="002D2A83">
      <w:pPr>
        <w:pStyle w:val="CommentText"/>
      </w:pPr>
      <w:r>
        <w:rPr>
          <w:rStyle w:val="CommentReference"/>
        </w:rPr>
        <w:annotationRef/>
      </w:r>
      <w:r>
        <w:t>Dodałabym też osobno kryteria włączenia do analizy, np. minimalny odsetek ważnych dni pomiarowych i minimalną liczbę pomiarów referencyjnych, żeby nie mieszać kwalifikacji do badania z jakością danych analitycznych.</w:t>
      </w:r>
    </w:p>
  </w:comment>
  <w:comment w:id="187" w:author="Microsoft Office User" w:date="2026-08-22T16:57:00Z" w:initials="MOU">
    <w:p w14:paraId="654DAA12" w14:textId="071D3B26" w:rsidR="00621084" w:rsidRDefault="00621084">
      <w:pPr>
        <w:pStyle w:val="CommentText"/>
      </w:pPr>
      <w:r>
        <w:rPr>
          <w:rStyle w:val="CommentReference"/>
        </w:rPr>
        <w:annotationRef/>
      </w:r>
      <w:r>
        <w:t>@Dorota, do przeliczeń.</w:t>
      </w:r>
    </w:p>
  </w:comment>
  <w:comment w:id="188" w:author="Microsoft Office User" w:date="2026-08-22T17:09:00Z" w:initials="MOU">
    <w:p w14:paraId="3B7B362B" w14:textId="48CE6790" w:rsidR="005144B7" w:rsidRDefault="005144B7">
      <w:pPr>
        <w:pStyle w:val="CommentText"/>
      </w:pPr>
      <w:r>
        <w:rPr>
          <w:rStyle w:val="CommentReference"/>
        </w:rPr>
        <w:annotationRef/>
      </w:r>
      <w:r>
        <w:t>Liczebności do przeliczeń I uzasadnienia</w:t>
      </w:r>
    </w:p>
  </w:comment>
  <w:comment w:id="189" w:author="Microsoft Office User" w:date="2026-08-22T17:04:00Z" w:initials="MOU">
    <w:p w14:paraId="4A7F9A95" w14:textId="2B90FA97" w:rsidR="00D2424D" w:rsidRDefault="00D2424D">
      <w:pPr>
        <w:pStyle w:val="CommentText"/>
      </w:pPr>
      <w:r>
        <w:rPr>
          <w:rStyle w:val="CommentReference"/>
        </w:rPr>
        <w:annotationRef/>
      </w:r>
      <w:r>
        <w:t>Dostosowana do miar pasywnych zbieranych ze smarfonów</w:t>
      </w:r>
    </w:p>
  </w:comment>
  <w:comment w:id="190" w:author="Microsoft Office User" w:date="2026-08-22T17:09:00Z" w:initials="MOU">
    <w:p w14:paraId="10F7026D" w14:textId="77777777" w:rsidR="005144B7" w:rsidRDefault="005144B7">
      <w:pPr>
        <w:pStyle w:val="CommentText"/>
      </w:pPr>
      <w:r>
        <w:rPr>
          <w:rStyle w:val="CommentReference"/>
        </w:rPr>
        <w:annotationRef/>
      </w:r>
      <w:r>
        <w:t>@Dorota. Do decyzji, czy dodajemy miary objawówó psychopatologicznych/ uznając że dobrostan może być szeroko rozumiany jako dedukcja tychże?</w:t>
      </w:r>
    </w:p>
    <w:p w14:paraId="3167E657" w14:textId="7D3374C3" w:rsidR="005144B7" w:rsidRDefault="005144B7">
      <w:pPr>
        <w:pStyle w:val="CommentText"/>
      </w:pPr>
    </w:p>
  </w:comment>
  <w:comment w:id="191" w:author="Microsoft Office User" w:date="2026-08-22T17:00:00Z" w:initials="MOU">
    <w:p w14:paraId="455BFE49" w14:textId="1C44D7B3" w:rsidR="00621084" w:rsidRDefault="00621084">
      <w:pPr>
        <w:pStyle w:val="CommentText"/>
      </w:pPr>
      <w:r>
        <w:rPr>
          <w:rStyle w:val="CommentReference"/>
        </w:rPr>
        <w:annotationRef/>
      </w:r>
      <w:r>
        <w:t>Do decyzji na podstawie jakiego narzędzia</w:t>
      </w:r>
    </w:p>
  </w:comment>
  <w:comment w:id="192" w:author="Microsoft Office User" w:date="2026-08-22T17:00:00Z" w:initials="MOU">
    <w:p w14:paraId="1813A9E6" w14:textId="5696F154" w:rsidR="00621084" w:rsidRDefault="00621084">
      <w:pPr>
        <w:pStyle w:val="CommentText"/>
      </w:pPr>
      <w:r>
        <w:rPr>
          <w:rStyle w:val="CommentReference"/>
        </w:rPr>
        <w:annotationRef/>
      </w:r>
      <w:r>
        <w:t>Do decyzji na podstawie jakiego narzędzia</w:t>
      </w:r>
    </w:p>
  </w:comment>
  <w:comment w:id="193" w:author="Dorota Frydecka" w:date="2026-08-24T22:32:00Z" w:initials="DF">
    <w:p w14:paraId="0AA219FB" w14:textId="77777777" w:rsidR="00943042" w:rsidRDefault="00943042" w:rsidP="00943042">
      <w:pPr>
        <w:pStyle w:val="CommentText"/>
      </w:pPr>
      <w:r>
        <w:rPr>
          <w:rStyle w:val="CommentReference"/>
        </w:rPr>
        <w:annotationRef/>
      </w:r>
      <w:r>
        <w:t>14 dni nie jest arbitralnie uznawane za „normalność”, tylko jest punktem startowym do opracowania algorytmu personalizacji.</w:t>
      </w:r>
    </w:p>
  </w:comment>
  <w:comment w:id="284" w:author="Microsoft Office User" w:date="2026-08-22T17:01:00Z" w:initials="MOU">
    <w:p w14:paraId="77B4F735" w14:textId="4F602C01" w:rsidR="00621084" w:rsidRDefault="00621084">
      <w:pPr>
        <w:pStyle w:val="CommentText"/>
      </w:pPr>
      <w:r>
        <w:rPr>
          <w:rStyle w:val="CommentReference"/>
        </w:rPr>
        <w:annotationRef/>
      </w:r>
      <w:r>
        <w:t>Lub innych, w zalezności od decyzji.</w:t>
      </w:r>
    </w:p>
  </w:comment>
  <w:comment w:id="285" w:author="Microsoft Office User" w:date="2026-08-22T17:10:00Z" w:initials="MOU">
    <w:p w14:paraId="6F24C40B" w14:textId="78FE78C2" w:rsidR="005144B7" w:rsidRDefault="005144B7">
      <w:pPr>
        <w:pStyle w:val="CommentText"/>
      </w:pPr>
      <w:r>
        <w:rPr>
          <w:rStyle w:val="CommentReference"/>
        </w:rPr>
        <w:annotationRef/>
      </w:r>
      <w:r>
        <w:t>Przykład, do decyzji, ale coś tutaj trzeba ustalić</w:t>
      </w:r>
    </w:p>
  </w:comment>
  <w:comment w:id="334" w:author="Dorota Frydecka" w:date="2026-08-24T21:54:00Z" w:initials="DF">
    <w:p w14:paraId="70E1869C" w14:textId="77777777" w:rsidR="006127E0" w:rsidRDefault="006127E0" w:rsidP="006127E0">
      <w:pPr>
        <w:pStyle w:val="CommentText"/>
      </w:pPr>
      <w:r>
        <w:rPr>
          <w:rStyle w:val="CommentReference"/>
        </w:rPr>
        <w:annotationRef/>
      </w:r>
      <w:r>
        <w:t>ICC – Intraclass Correlation Coefficient, współczynnik korelacji wewnątrzklasowej służy do oceny rzetelności / powtarzalności pomiaru. Odpowiada na pytanie: „Jeśli stan pacjenta się nie zmienił, czy nasz cyfrowy wskaźnik daje podobny wynik przy kolejnych pomiarach?”. ICC przyjmuje wartości zwykle od 0 do 1. Orientacyjnie: &lt;0,50 oznacza słabą rzetelność, 0,50–0,75 umiarkowaną, 0,75–0,90 dobrą, a &gt;0,90 bardzo dobrą. Dlatego próg ICC ≥0,70 w projekcie oznacza, że cyfrowy biomarker powinien być przynajmniej akceptowalnie stabilny w okresach klinicznie stabilnych.</w:t>
      </w:r>
    </w:p>
  </w:comment>
  <w:comment w:id="375" w:author="Dorota Frydecka" w:date="2026-08-24T21:55:00Z" w:initials="DF">
    <w:p w14:paraId="53A896A4" w14:textId="77777777" w:rsidR="008D4CB0" w:rsidRDefault="008D4CB0" w:rsidP="008D4CB0">
      <w:pPr>
        <w:pStyle w:val="CommentText"/>
      </w:pPr>
      <w:r>
        <w:rPr>
          <w:rStyle w:val="CommentReference"/>
        </w:rPr>
        <w:annotationRef/>
      </w:r>
      <w:r>
        <w:t>AUC – Area Under the ROC Curve, pole pod krzywą ROC ocenia natomiast, jak dobrze model rozróżnia dwie grupy, np. osoby z pogorszeniem i bez pogorszenia. AUC = 0,50 oznacza wynik losowy; około 0,60–0,70 – słabą/umiarkowaną zdolność rozróżniania; 0,70–0,80 – akceptowalną, 0,80–0,90 – dobrą, &gt;0,90 – bardzo dobrą.</w:t>
      </w:r>
    </w:p>
    <w:p w14:paraId="05A7F9CF" w14:textId="77777777" w:rsidR="008D4CB0" w:rsidRDefault="008D4CB0" w:rsidP="008D4CB0">
      <w:pPr>
        <w:pStyle w:val="CommentText"/>
      </w:pPr>
    </w:p>
    <w:p w14:paraId="2944D997" w14:textId="77777777" w:rsidR="008D4CB0" w:rsidRDefault="008D4CB0" w:rsidP="008D4CB0">
      <w:pPr>
        <w:pStyle w:val="CommentText"/>
      </w:pPr>
      <w:r>
        <w:t>Najbardziej intuicyjna interpretacja jest taka: AUC = 0,70 oznacza, że jeśli losowo wybierzemy jednego pacjenta z pogorszeniem i jednego bez pogorszenia, model w około 70% takich par przypisze wyższe ryzyko osobie, która rzeczywiście się pogorszyła.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8DC2F6" w15:done="0"/>
  <w15:commentEx w15:paraId="13D1A2EA" w15:done="0"/>
  <w15:commentEx w15:paraId="654DAA12" w15:done="0"/>
  <w15:commentEx w15:paraId="3B7B362B" w15:done="0"/>
  <w15:commentEx w15:paraId="4A7F9A95" w15:done="0"/>
  <w15:commentEx w15:paraId="3167E657" w15:done="0"/>
  <w15:commentEx w15:paraId="455BFE49" w15:done="0"/>
  <w15:commentEx w15:paraId="1813A9E6" w15:done="0"/>
  <w15:commentEx w15:paraId="0AA219FB" w15:done="0"/>
  <w15:commentEx w15:paraId="77B4F735" w15:done="0"/>
  <w15:commentEx w15:paraId="6F24C40B" w15:done="0"/>
  <w15:commentEx w15:paraId="70E1869C" w15:done="0"/>
  <w15:commentEx w15:paraId="2944D9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C20E96" w16cex:dateUtc="2026-08-22T14:56:00Z"/>
  <w16cex:commentExtensible w16cex:durableId="7A07A824" w16cex:dateUtc="2026-08-24T20:30:00Z"/>
  <w16cex:commentExtensible w16cex:durableId="444436DF" w16cex:dateUtc="2026-08-22T14:57:00Z"/>
  <w16cex:commentExtensible w16cex:durableId="414296C4" w16cex:dateUtc="2026-08-22T15:09:00Z"/>
  <w16cex:commentExtensible w16cex:durableId="6F98495A" w16cex:dateUtc="2026-08-22T15:04:00Z"/>
  <w16cex:commentExtensible w16cex:durableId="20975145" w16cex:dateUtc="2026-08-22T15:09:00Z"/>
  <w16cex:commentExtensible w16cex:durableId="35CC279C" w16cex:dateUtc="2026-08-22T15:00:00Z"/>
  <w16cex:commentExtensible w16cex:durableId="2E7703C5" w16cex:dateUtc="2026-08-22T15:00:00Z"/>
  <w16cex:commentExtensible w16cex:durableId="34B7D7CF" w16cex:dateUtc="2026-08-24T20:32:00Z"/>
  <w16cex:commentExtensible w16cex:durableId="764ABC2E" w16cex:dateUtc="2026-08-22T15:01:00Z"/>
  <w16cex:commentExtensible w16cex:durableId="2D77B692" w16cex:dateUtc="2026-08-22T15:10:00Z"/>
  <w16cex:commentExtensible w16cex:durableId="0EEAAB50" w16cex:dateUtc="2026-08-24T19:54:00Z"/>
  <w16cex:commentExtensible w16cex:durableId="4AB1E666" w16cex:dateUtc="2026-08-24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8DC2F6" w16cid:durableId="49C20E96"/>
  <w16cid:commentId w16cid:paraId="13D1A2EA" w16cid:durableId="7A07A824"/>
  <w16cid:commentId w16cid:paraId="654DAA12" w16cid:durableId="444436DF"/>
  <w16cid:commentId w16cid:paraId="3B7B362B" w16cid:durableId="414296C4"/>
  <w16cid:commentId w16cid:paraId="4A7F9A95" w16cid:durableId="6F98495A"/>
  <w16cid:commentId w16cid:paraId="3167E657" w16cid:durableId="20975145"/>
  <w16cid:commentId w16cid:paraId="455BFE49" w16cid:durableId="35CC279C"/>
  <w16cid:commentId w16cid:paraId="1813A9E6" w16cid:durableId="2E7703C5"/>
  <w16cid:commentId w16cid:paraId="0AA219FB" w16cid:durableId="34B7D7CF"/>
  <w16cid:commentId w16cid:paraId="77B4F735" w16cid:durableId="764ABC2E"/>
  <w16cid:commentId w16cid:paraId="6F24C40B" w16cid:durableId="2D77B692"/>
  <w16cid:commentId w16cid:paraId="70E1869C" w16cid:durableId="0EEAAB50"/>
  <w16cid:commentId w16cid:paraId="2944D997" w16cid:durableId="4AB1E6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8730A" w14:textId="77777777" w:rsidR="007679C7" w:rsidRDefault="007679C7">
      <w:pPr>
        <w:spacing w:after="0" w:line="240" w:lineRule="auto"/>
      </w:pPr>
      <w:r>
        <w:separator/>
      </w:r>
    </w:p>
  </w:endnote>
  <w:endnote w:type="continuationSeparator" w:id="0">
    <w:p w14:paraId="09181B64" w14:textId="77777777" w:rsidR="007679C7" w:rsidRDefault="00767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3433" w14:textId="7E5484B0" w:rsidR="00D16EA7" w:rsidRDefault="00D16E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CAFA" w14:textId="77777777" w:rsidR="007679C7" w:rsidRDefault="007679C7">
      <w:pPr>
        <w:spacing w:after="0" w:line="240" w:lineRule="auto"/>
      </w:pPr>
      <w:r>
        <w:separator/>
      </w:r>
    </w:p>
  </w:footnote>
  <w:footnote w:type="continuationSeparator" w:id="0">
    <w:p w14:paraId="179C00BB" w14:textId="77777777" w:rsidR="007679C7" w:rsidRDefault="00767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986E" w14:textId="77777777" w:rsidR="00D16EA7" w:rsidRDefault="00D16EA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172BF2"/>
    <w:multiLevelType w:val="multilevel"/>
    <w:tmpl w:val="5A4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C5C3F"/>
    <w:multiLevelType w:val="multilevel"/>
    <w:tmpl w:val="535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F355EB"/>
    <w:multiLevelType w:val="multilevel"/>
    <w:tmpl w:val="E33E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816A5"/>
    <w:multiLevelType w:val="multilevel"/>
    <w:tmpl w:val="FF4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26003"/>
    <w:multiLevelType w:val="multilevel"/>
    <w:tmpl w:val="42F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8181F"/>
    <w:multiLevelType w:val="multilevel"/>
    <w:tmpl w:val="060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731F8"/>
    <w:multiLevelType w:val="multilevel"/>
    <w:tmpl w:val="854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947143">
    <w:abstractNumId w:val="8"/>
  </w:num>
  <w:num w:numId="2" w16cid:durableId="681081960">
    <w:abstractNumId w:val="6"/>
  </w:num>
  <w:num w:numId="3" w16cid:durableId="138349600">
    <w:abstractNumId w:val="5"/>
  </w:num>
  <w:num w:numId="4" w16cid:durableId="354695216">
    <w:abstractNumId w:val="4"/>
  </w:num>
  <w:num w:numId="5" w16cid:durableId="806629484">
    <w:abstractNumId w:val="7"/>
  </w:num>
  <w:num w:numId="6" w16cid:durableId="192692541">
    <w:abstractNumId w:val="3"/>
  </w:num>
  <w:num w:numId="7" w16cid:durableId="1918438433">
    <w:abstractNumId w:val="2"/>
  </w:num>
  <w:num w:numId="8" w16cid:durableId="1622959898">
    <w:abstractNumId w:val="1"/>
  </w:num>
  <w:num w:numId="9" w16cid:durableId="770273387">
    <w:abstractNumId w:val="0"/>
  </w:num>
  <w:num w:numId="10" w16cid:durableId="859049912">
    <w:abstractNumId w:val="13"/>
  </w:num>
  <w:num w:numId="11" w16cid:durableId="1388990708">
    <w:abstractNumId w:val="10"/>
  </w:num>
  <w:num w:numId="12" w16cid:durableId="1058628923">
    <w:abstractNumId w:val="11"/>
  </w:num>
  <w:num w:numId="13" w16cid:durableId="1731296986">
    <w:abstractNumId w:val="12"/>
  </w:num>
  <w:num w:numId="14" w16cid:durableId="1413813443">
    <w:abstractNumId w:val="14"/>
  </w:num>
  <w:num w:numId="15" w16cid:durableId="2022971855">
    <w:abstractNumId w:val="15"/>
  </w:num>
  <w:num w:numId="16" w16cid:durableId="6314033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ota Frydecka">
    <w15:presenceInfo w15:providerId="Windows Live" w15:userId="9158bccac57188a2"/>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C6"/>
    <w:rsid w:val="00034616"/>
    <w:rsid w:val="00042B7F"/>
    <w:rsid w:val="0006063C"/>
    <w:rsid w:val="00081991"/>
    <w:rsid w:val="000930A2"/>
    <w:rsid w:val="001023EB"/>
    <w:rsid w:val="001453DA"/>
    <w:rsid w:val="0015074B"/>
    <w:rsid w:val="00165017"/>
    <w:rsid w:val="001B1E05"/>
    <w:rsid w:val="001F6D78"/>
    <w:rsid w:val="00245669"/>
    <w:rsid w:val="00262957"/>
    <w:rsid w:val="00267923"/>
    <w:rsid w:val="0029639D"/>
    <w:rsid w:val="002D2A83"/>
    <w:rsid w:val="0032489D"/>
    <w:rsid w:val="00326F90"/>
    <w:rsid w:val="00347EFD"/>
    <w:rsid w:val="00386305"/>
    <w:rsid w:val="00431120"/>
    <w:rsid w:val="004B52A9"/>
    <w:rsid w:val="005144B7"/>
    <w:rsid w:val="005C7288"/>
    <w:rsid w:val="005F3CE1"/>
    <w:rsid w:val="006033BE"/>
    <w:rsid w:val="006127E0"/>
    <w:rsid w:val="00621084"/>
    <w:rsid w:val="00745A34"/>
    <w:rsid w:val="007679C7"/>
    <w:rsid w:val="007D183E"/>
    <w:rsid w:val="008B0DF5"/>
    <w:rsid w:val="008C0782"/>
    <w:rsid w:val="008D4CB0"/>
    <w:rsid w:val="008D6394"/>
    <w:rsid w:val="0090671C"/>
    <w:rsid w:val="00943042"/>
    <w:rsid w:val="009C5603"/>
    <w:rsid w:val="00A9266A"/>
    <w:rsid w:val="00AA1D8D"/>
    <w:rsid w:val="00B227F6"/>
    <w:rsid w:val="00B47730"/>
    <w:rsid w:val="00C93A22"/>
    <w:rsid w:val="00CA180D"/>
    <w:rsid w:val="00CB0664"/>
    <w:rsid w:val="00D16EA7"/>
    <w:rsid w:val="00D2424D"/>
    <w:rsid w:val="00D75C60"/>
    <w:rsid w:val="00E204FC"/>
    <w:rsid w:val="00EB6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64550"/>
  <w14:defaultImageDpi w14:val="300"/>
  <w15:docId w15:val="{0EBB1154-B7C3-4D4F-97B3-E6163486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F3954"/>
      <w:sz w:val="29"/>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46A6C"/>
      <w:sz w:val="23"/>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98691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F395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21084"/>
    <w:rPr>
      <w:sz w:val="16"/>
      <w:szCs w:val="16"/>
    </w:rPr>
  </w:style>
  <w:style w:type="paragraph" w:styleId="CommentText">
    <w:name w:val="annotation text"/>
    <w:basedOn w:val="Normal"/>
    <w:link w:val="CommentTextChar"/>
    <w:uiPriority w:val="99"/>
    <w:unhideWhenUsed/>
    <w:rsid w:val="00621084"/>
    <w:pPr>
      <w:spacing w:line="240" w:lineRule="auto"/>
    </w:pPr>
    <w:rPr>
      <w:sz w:val="20"/>
      <w:szCs w:val="20"/>
    </w:rPr>
  </w:style>
  <w:style w:type="character" w:customStyle="1" w:styleId="CommentTextChar">
    <w:name w:val="Comment Text Char"/>
    <w:basedOn w:val="DefaultParagraphFont"/>
    <w:link w:val="CommentText"/>
    <w:uiPriority w:val="99"/>
    <w:rsid w:val="00621084"/>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621084"/>
    <w:rPr>
      <w:b/>
      <w:bCs/>
    </w:rPr>
  </w:style>
  <w:style w:type="character" w:customStyle="1" w:styleId="CommentSubjectChar">
    <w:name w:val="Comment Subject Char"/>
    <w:basedOn w:val="CommentTextChar"/>
    <w:link w:val="CommentSubject"/>
    <w:uiPriority w:val="99"/>
    <w:semiHidden/>
    <w:rsid w:val="00621084"/>
    <w:rPr>
      <w:rFonts w:ascii="Aptos" w:hAnsi="Aptos"/>
      <w:b/>
      <w:bCs/>
      <w:sz w:val="20"/>
      <w:szCs w:val="20"/>
    </w:rPr>
  </w:style>
  <w:style w:type="paragraph" w:styleId="Revision">
    <w:name w:val="Revision"/>
    <w:hidden/>
    <w:uiPriority w:val="99"/>
    <w:semiHidden/>
    <w:rsid w:val="00C93A22"/>
    <w:pPr>
      <w:spacing w:after="0" w:line="240" w:lineRule="auto"/>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4879</Words>
  <Characters>27816</Characters>
  <Application>Microsoft Office Word</Application>
  <DocSecurity>0</DocSecurity>
  <Lines>231</Lines>
  <Paragraphs>65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Dorota Frydecka</cp:lastModifiedBy>
  <cp:revision>14</cp:revision>
  <dcterms:created xsi:type="dcterms:W3CDTF">2026-08-24T20:13:00Z</dcterms:created>
  <dcterms:modified xsi:type="dcterms:W3CDTF">2026-08-24T20:37:00Z</dcterms:modified>
  <cp:category/>
</cp:coreProperties>
</file>